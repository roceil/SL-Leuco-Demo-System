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48B0" w14:textId="77777777" w:rsidR="002A0FE7" w:rsidRDefault="002A0FE7">
      <w:pPr>
        <w:spacing w:before="2400"/>
      </w:pPr>
    </w:p>
    <w:p w14:paraId="43067136" w14:textId="77777777" w:rsidR="002A0FE7" w:rsidRDefault="00000000">
      <w:pPr>
        <w:spacing w:after="200"/>
        <w:jc w:val="center"/>
      </w:pPr>
      <w:r>
        <w:rPr>
          <w:rFonts w:eastAsia="Arial"/>
          <w:b/>
          <w:bCs/>
          <w:color w:val="1F4E8C"/>
          <w:sz w:val="72"/>
          <w:szCs w:val="72"/>
        </w:rPr>
        <w:t>帆利航運</w:t>
      </w:r>
    </w:p>
    <w:p w14:paraId="69320665" w14:textId="77777777" w:rsidR="002A0FE7" w:rsidRDefault="00000000">
      <w:pPr>
        <w:spacing w:after="200"/>
        <w:jc w:val="center"/>
      </w:pPr>
      <w:r>
        <w:rPr>
          <w:rFonts w:eastAsia="Arial"/>
          <w:b/>
          <w:bCs/>
          <w:color w:val="1F4E8C"/>
          <w:sz w:val="64"/>
          <w:szCs w:val="64"/>
        </w:rPr>
        <w:t>航務管理系統</w:t>
      </w:r>
    </w:p>
    <w:p w14:paraId="3F2C5278" w14:textId="77777777" w:rsidR="002A0FE7" w:rsidRDefault="00000000">
      <w:pPr>
        <w:spacing w:after="600"/>
        <w:jc w:val="center"/>
      </w:pPr>
      <w:r>
        <w:rPr>
          <w:rFonts w:eastAsia="Arial"/>
          <w:color w:val="2E75B6"/>
          <w:sz w:val="48"/>
          <w:szCs w:val="48"/>
        </w:rPr>
        <w:t>系統規格書</w:t>
      </w:r>
    </w:p>
    <w:p w14:paraId="22649026" w14:textId="77777777" w:rsidR="002A0FE7" w:rsidRDefault="002A0FE7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A0FE7" w14:paraId="1A6027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D16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文件名稱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4C5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航務管理系統—系統規格書</w:t>
            </w:r>
          </w:p>
        </w:tc>
      </w:tr>
      <w:tr w:rsidR="002A0FE7" w14:paraId="7D52AA9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820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版本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C1D9" w14:textId="32F85088" w:rsidR="002A0FE7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222222"/>
                <w:sz w:val="18"/>
                <w:szCs w:val="18"/>
              </w:rPr>
              <w:t>v1.</w:t>
            </w:r>
            <w:ins w:id="0" w:author="哲樺 | Frank" w:date="2026-04-03T23:42:00Z" w16du:dateUtc="2026-04-03T15:42:00Z">
              <w:r w:rsidR="008D3CB2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2</w:t>
              </w:r>
            </w:ins>
            <w:del w:id="1" w:author="哲樺 | Frank" w:date="2026-04-03T23:42:00Z" w16du:dateUtc="2026-04-03T15:42:00Z">
              <w:r w:rsidDel="008D3CB2">
                <w:rPr>
                  <w:rFonts w:eastAsia="Arial" w:hint="eastAsia"/>
                  <w:color w:val="222222"/>
                  <w:sz w:val="18"/>
                  <w:szCs w:val="18"/>
                </w:rPr>
                <w:delText>1</w:delText>
              </w:r>
              <w:r w:rsidDel="008D3CB2">
                <w:rPr>
                  <w:rFonts w:eastAsia="Arial"/>
                  <w:color w:val="222222"/>
                  <w:sz w:val="18"/>
                  <w:szCs w:val="18"/>
                </w:rPr>
                <w:delText xml:space="preserve"> (需求彙整版)</w:delText>
              </w:r>
            </w:del>
          </w:p>
        </w:tc>
      </w:tr>
      <w:tr w:rsidR="002A0FE7" w14:paraId="37116EA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B64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文件日期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726B" w14:textId="26643199" w:rsidR="002A0FE7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222222"/>
                <w:sz w:val="18"/>
                <w:szCs w:val="18"/>
              </w:rPr>
              <w:t>2026-0</w:t>
            </w:r>
            <w:ins w:id="2" w:author="哲樺 | Frank" w:date="2026-04-03T23:42:00Z" w16du:dateUtc="2026-04-03T15:42:00Z">
              <w:r w:rsidR="008D3CB2">
                <w:rPr>
                  <w:rFonts w:eastAsia="Arial" w:hint="eastAsia"/>
                  <w:color w:val="222222"/>
                  <w:sz w:val="18"/>
                  <w:szCs w:val="18"/>
                </w:rPr>
                <w:t>4-01</w:t>
              </w:r>
            </w:ins>
            <w:del w:id="3" w:author="哲樺 | Frank" w:date="2026-04-03T23:42:00Z" w16du:dateUtc="2026-04-03T15:42:00Z">
              <w:r w:rsidDel="008D3CB2">
                <w:rPr>
                  <w:rFonts w:eastAsia="Arial"/>
                  <w:color w:val="222222"/>
                  <w:sz w:val="18"/>
                  <w:szCs w:val="18"/>
                </w:rPr>
                <w:delText>3-19</w:delText>
              </w:r>
            </w:del>
          </w:p>
        </w:tc>
      </w:tr>
      <w:tr w:rsidR="002A0FE7" w14:paraId="057DD70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D93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委託單位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863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帆利航運有限公司</w:t>
            </w:r>
          </w:p>
        </w:tc>
      </w:tr>
      <w:tr w:rsidR="002A0FE7" w14:paraId="491D6BF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437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開發單位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061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星宸數位工作室</w:t>
            </w:r>
          </w:p>
        </w:tc>
      </w:tr>
      <w:tr w:rsidR="002A0FE7" w14:paraId="255FACE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A08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撰寫人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54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朱哲樺</w:t>
            </w:r>
          </w:p>
        </w:tc>
      </w:tr>
      <w:tr w:rsidR="002A0FE7" w14:paraId="33B6337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035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審核人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103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王冠宇</w:t>
            </w:r>
          </w:p>
        </w:tc>
      </w:tr>
    </w:tbl>
    <w:p w14:paraId="6FE0B890" w14:textId="77777777" w:rsidR="002A0FE7" w:rsidRDefault="00000000">
      <w:r>
        <w:br w:type="page"/>
      </w:r>
    </w:p>
    <w:p w14:paraId="1B155AD6" w14:textId="77777777" w:rsidR="002A0FE7" w:rsidRDefault="00000000">
      <w:pPr>
        <w:pStyle w:val="1"/>
        <w:pageBreakBefore/>
      </w:pPr>
      <w:r>
        <w:lastRenderedPageBreak/>
        <w:t>二、系統架構概述</w:t>
      </w:r>
    </w:p>
    <w:p w14:paraId="1D4A7439" w14:textId="77777777" w:rsidR="002A0FE7" w:rsidRDefault="00000000">
      <w:pPr>
        <w:spacing w:after="80"/>
      </w:pPr>
      <w:r>
        <w:rPr>
          <w:rFonts w:eastAsia="Arial"/>
        </w:rPr>
        <w:t>系統採前後端分離架構，後端提供 REST API，前端分為後台管理系統、碼頭核銷系統與線上訂票前台三個子應用。</w:t>
      </w:r>
    </w:p>
    <w:p w14:paraId="4C597630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1AEEFFAB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F43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層次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C79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技術/服務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84A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1FF4AF6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066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前端（後台）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A1F8" w14:textId="77777777" w:rsidR="002A0FE7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4、Tailwind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66E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RWD，支援手機、PC</w:t>
            </w:r>
          </w:p>
        </w:tc>
      </w:tr>
      <w:tr w:rsidR="002A0FE7" w14:paraId="51C325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B37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前端（核銷）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C1E8" w14:textId="77777777" w:rsidR="002A0FE7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4、Tailwind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CD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支援手機版面</w:t>
            </w:r>
          </w:p>
        </w:tc>
      </w:tr>
      <w:tr w:rsidR="002A0FE7" w14:paraId="7EDD086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59F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前端（線上訂票）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1DB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Line LIFF、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Nuxt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4、Tailwind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06E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整合 Line 帳號，支援手機</w:t>
            </w:r>
          </w:p>
        </w:tc>
      </w:tr>
      <w:tr w:rsidR="002A0FE7" w14:paraId="4AD308B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64B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後端 API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49C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Django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1E9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RESTful API，JWT 驗證</w:t>
            </w:r>
          </w:p>
        </w:tc>
      </w:tr>
      <w:tr w:rsidR="002A0FE7" w14:paraId="7C7232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B62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資料庫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46F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610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關聯式，支援事務處理</w:t>
            </w:r>
          </w:p>
        </w:tc>
      </w:tr>
      <w:tr w:rsidR="002A0FE7" w14:paraId="486CED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5DA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金流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E44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合作金庫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064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付款、退款同步</w:t>
            </w:r>
          </w:p>
        </w:tc>
      </w:tr>
      <w:tr w:rsidR="002A0FE7" w14:paraId="45809F6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857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雲端主機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BCA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GCP、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Zeabur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789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含 SSL、DNS 設定</w:t>
            </w:r>
          </w:p>
        </w:tc>
      </w:tr>
    </w:tbl>
    <w:p w14:paraId="72705576" w14:textId="77777777" w:rsidR="002A0FE7" w:rsidRDefault="00000000">
      <w:pPr>
        <w:pStyle w:val="1"/>
        <w:pageBreakBefore/>
      </w:pPr>
      <w:r>
        <w:lastRenderedPageBreak/>
        <w:t>三、功能規格</w:t>
      </w:r>
    </w:p>
    <w:p w14:paraId="5A8B734C" w14:textId="77777777" w:rsidR="002A0FE7" w:rsidRDefault="00000000">
      <w:pPr>
        <w:pStyle w:val="2"/>
        <w:pBdr>
          <w:bottom w:val="single" w:sz="2" w:space="2" w:color="D6E4F0"/>
        </w:pBdr>
      </w:pPr>
      <w:r>
        <w:t>3.1 登入頁面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00856DE8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05F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FEDC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37F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2711C6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08F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帳號密碼登入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C19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帳號＋密碼進行身份驗證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F612" w14:textId="77777777" w:rsidR="002A0FE7" w:rsidRDefault="002A0FE7"/>
        </w:tc>
      </w:tr>
      <w:tr w:rsidR="002A0FE7" w14:paraId="68EEB5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7AD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登入失敗次數限制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0E6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超過 5 次後鎖定帳戶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865F" w14:textId="77777777" w:rsidR="002A0FE7" w:rsidRDefault="002A0FE7"/>
        </w:tc>
      </w:tr>
      <w:tr w:rsidR="002A0FE7" w14:paraId="42F80A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FC9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帳戶鎖定解除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31B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通知開發人員檢查後解除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C832" w14:textId="77777777" w:rsidR="002A0FE7" w:rsidRDefault="002A0FE7"/>
        </w:tc>
      </w:tr>
      <w:tr w:rsidR="002A0FE7" w14:paraId="397FF8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C65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登入記錄追蹤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F5A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記錄每次登入時間、IP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EF66" w14:textId="77777777" w:rsidR="002A0FE7" w:rsidRDefault="002A0FE7"/>
        </w:tc>
      </w:tr>
      <w:tr w:rsidR="002A0FE7" w14:paraId="751397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801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忘記密碼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AD8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管理員強制重設（不提供自助重設信件）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06F4" w14:textId="77777777" w:rsidR="002A0FE7" w:rsidRDefault="002A0FE7"/>
        </w:tc>
      </w:tr>
    </w:tbl>
    <w:p w14:paraId="0BA25A4D" w14:textId="77777777" w:rsidR="002A0FE7" w:rsidRDefault="00000000">
      <w:pPr>
        <w:pStyle w:val="2"/>
        <w:pBdr>
          <w:bottom w:val="single" w:sz="2" w:space="2" w:color="D6E4F0"/>
        </w:pBdr>
      </w:pPr>
      <w:r>
        <w:t>3.2 訂單管理</w:t>
      </w:r>
    </w:p>
    <w:p w14:paraId="6E6EE029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訂單來源分為後台人員建立與線上旅客自行訂購兩種，本質相同，以訂單類型欄位區分</w:t>
      </w:r>
    </w:p>
    <w:p w14:paraId="2E9A7AD5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支援多航段、代訂模式、票後修改</w:t>
      </w:r>
    </w:p>
    <w:p w14:paraId="77671378" w14:textId="77777777" w:rsidR="002A0FE7" w:rsidRPr="008D3CB2" w:rsidRDefault="00000000">
      <w:pPr>
        <w:pStyle w:val="a4"/>
        <w:numPr>
          <w:ilvl w:val="0"/>
          <w:numId w:val="2"/>
        </w:numPr>
        <w:rPr>
          <w:ins w:id="4" w:author="哲樺 | Frank" w:date="2026-04-03T23:44:00Z" w16du:dateUtc="2026-04-03T15:44:00Z"/>
          <w:rPrChange w:id="5" w:author="哲樺 | Frank" w:date="2026-04-03T23:44:00Z" w16du:dateUtc="2026-04-03T15:44:00Z">
            <w:rPr>
              <w:ins w:id="6" w:author="哲樺 | Frank" w:date="2026-04-03T23:44:00Z" w16du:dateUtc="2026-04-03T15:44:00Z"/>
              <w:rFonts w:eastAsia="Arial"/>
            </w:rPr>
          </w:rPrChange>
        </w:rPr>
      </w:pPr>
      <w:r>
        <w:rPr>
          <w:rFonts w:eastAsia="Arial"/>
        </w:rPr>
        <w:t>付款採訂金／尾款分段結構，可設定折扣</w:t>
      </w:r>
    </w:p>
    <w:p w14:paraId="25CFCBD7" w14:textId="18157D15" w:rsidR="008D3CB2" w:rsidRDefault="008D3CB2">
      <w:pPr>
        <w:pStyle w:val="a4"/>
        <w:numPr>
          <w:ilvl w:val="0"/>
          <w:numId w:val="2"/>
        </w:numPr>
      </w:pPr>
      <w:ins w:id="7" w:author="哲樺 | Frank" w:date="2026-04-03T23:44:00Z" w16du:dateUtc="2026-04-03T15:44:00Z">
        <w:r>
          <w:rPr>
            <w:rFonts w:ascii="微軟正黑體" w:eastAsia="微軟正黑體" w:hAnsi="微軟正黑體" w:cs="微軟正黑體" w:hint="eastAsia"/>
          </w:rPr>
          <w:t>候補票</w:t>
        </w:r>
      </w:ins>
      <w:ins w:id="8" w:author="哲樺 | Frank" w:date="2026-04-03T23:45:00Z" w16du:dateUtc="2026-04-03T15:45:00Z">
        <w:r>
          <w:rPr>
            <w:rFonts w:ascii="微軟正黑體" w:eastAsia="微軟正黑體" w:hAnsi="微軟正黑體" w:cs="微軟正黑體" w:hint="eastAsia"/>
          </w:rPr>
          <w:t>只有航商人員可操作，於該航班額滿後將立即訂票按鈕改為加入候補</w:t>
        </w:r>
      </w:ins>
    </w:p>
    <w:p w14:paraId="4862D77B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8F0828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715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C58E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BAF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7FFE65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44F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建立訂單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6E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選擇票種、數量、航班，確定後才寫入系統；票別選錯時顯示紅框提醒（如半票誤選全票），即使有愛心陪同仍顯示提醒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9CA0" w14:textId="77777777" w:rsidR="002A0FE7" w:rsidRDefault="002A0FE7"/>
        </w:tc>
      </w:tr>
      <w:tr w:rsidR="002A0FE7" w14:paraId="6209FA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E6B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代訂模式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4BF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Toggle 切換，以 partner 帳號名義建立訂單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8AD6" w14:textId="77777777" w:rsidR="002A0FE7" w:rsidRDefault="002A0FE7"/>
        </w:tc>
      </w:tr>
      <w:tr w:rsidR="002A0FE7" w14:paraId="7D074B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402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多航段訂單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801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可新增複數航段，每段選擇航線、出發日期、船班時間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33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船班時間依賴航線選擇，未選前呈 disabled</w:t>
            </w:r>
          </w:p>
        </w:tc>
      </w:tr>
      <w:tr w:rsidR="002A0FE7" w14:paraId="399329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862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訂票人資訊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A3E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填寫訂票人姓名與電話（代訂者，非乘客本人）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493A" w14:textId="77777777" w:rsidR="002A0FE7" w:rsidRDefault="002A0FE7"/>
        </w:tc>
      </w:tr>
      <w:tr w:rsidR="002A0FE7" w14:paraId="675564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83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票種動態顯示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928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選定航班後，票種選單顯示的是票種類別名稱（現場全票、民宿全票等），不顯示特定航商名稱；系統依「選定航班的運行航商 × 航段 × 票種類別」自動媒合對應票價；多航段訂單的總金額為各航段自動媒合票價的加總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81FC" w14:textId="77777777" w:rsidR="002A0FE7" w:rsidRDefault="002A0FE7"/>
        </w:tc>
      </w:tr>
      <w:tr w:rsidR="002A0FE7" w14:paraId="250715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5F2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即時金額計算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C74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依票種選擇動態計算總金額，顯示航段數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1CBB" w14:textId="77777777" w:rsidR="002A0FE7" w:rsidRDefault="002A0FE7"/>
        </w:tc>
      </w:tr>
      <w:tr w:rsidR="002A0FE7" w14:paraId="7A3EF3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2BC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座位超量控管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BF1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任何來源新增票券若超過總座位數，立即阻擋或警示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E0D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依權限決定是否允許例外</w:t>
            </w:r>
          </w:p>
        </w:tc>
      </w:tr>
      <w:tr w:rsidR="002A0FE7" w14:paraId="1A6AED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3D2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加票/減票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A2A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整筆訂單可增減人數，自動重算金額與庫存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0EA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空位不足時跳出警示</w:t>
            </w:r>
          </w:p>
        </w:tc>
      </w:tr>
      <w:tr w:rsidR="002A0FE7" w14:paraId="6DF2974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7A2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快速退票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3D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整筆訂單一鍵退票刪除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A437" w14:textId="77777777" w:rsidR="002A0FE7" w:rsidRDefault="002A0FE7"/>
        </w:tc>
      </w:tr>
      <w:tr w:rsidR="002A0FE7" w14:paraId="01AD90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CC6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批次改票種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28B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一次更改多筆票種，同步更新金額、差額與票務資料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CF26" w14:textId="77777777" w:rsidR="002A0FE7" w:rsidRDefault="002A0FE7"/>
        </w:tc>
      </w:tr>
      <w:tr w:rsidR="002A0FE7" w14:paraId="06FD84D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A20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訂單查詢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D0E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可依日期範圍、訂單編號、訂票人姓名、身分證字號、電話、經銷商名稱查詢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23E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身分證字號、經銷商名稱規格書未提及，POC 已實作</w:t>
            </w:r>
          </w:p>
        </w:tc>
      </w:tr>
      <w:tr w:rsidR="002A0FE7" w14:paraId="4E40D06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3F8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票卷狀態篩選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3D0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未取票 / 已取票 / 已登船 / 候補中 / 已取消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936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規格書原僅三種，POC 多了「已登船」；候補中為新增狀態</w:t>
            </w:r>
          </w:p>
        </w:tc>
      </w:tr>
      <w:tr w:rsidR="002A0FE7" w14:paraId="7ED7AB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CE2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訂單類型篩選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1DC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可依訂單來源類型篩選（後台建立 / 線上訂購）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A3E0" w14:textId="77777777" w:rsidR="002A0FE7" w:rsidRDefault="002A0FE7"/>
        </w:tc>
      </w:tr>
      <w:tr w:rsidR="002A0FE7" w14:paraId="4056CF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B8F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訂單詳細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E10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顯示各航段日期、時間、航段、運行航商，支援多航商跨航段訂單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A8B4" w14:textId="77777777" w:rsidR="002A0FE7" w:rsidRDefault="002A0FE7"/>
        </w:tc>
      </w:tr>
      <w:tr w:rsidR="002A0FE7" w14:paraId="7489BD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8D0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付款資訊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3AE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顯示訂金、尾款、折扣（橘色）、總金額、已付金額（綠色）、剩餘應付（紅色）；支援現金、信用卡兩種支付方式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DAE7" w14:textId="3C17FCC1" w:rsidR="002A0FE7" w:rsidRDefault="008D3CB2">
            <w:pPr>
              <w:rPr>
                <w:rFonts w:hint="eastAsia"/>
              </w:rPr>
            </w:pPr>
            <w:ins w:id="9" w:author="哲樺 | Frank" w:date="2026-04-03T23:43:00Z" w16du:dateUtc="2026-04-03T15:43:00Z">
              <w:r>
                <w:rPr>
                  <w:rFonts w:hint="eastAsia"/>
                </w:rPr>
                <w:t>付款資訊需可編輯</w:t>
              </w:r>
            </w:ins>
          </w:p>
        </w:tc>
      </w:tr>
      <w:tr w:rsidR="002A0FE7" w14:paraId="1F5E014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E7C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訂金自動帶入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C7F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建立訂單時自動計算訂金金額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F0B3" w14:textId="77777777" w:rsidR="002A0FE7" w:rsidRDefault="002A0FE7"/>
        </w:tc>
      </w:tr>
      <w:tr w:rsidR="002A0FE7" w14:paraId="73381F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038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出票驗證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C3E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出票時自動檢查訂金金額與票數是否相符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A85E" w14:textId="77777777" w:rsidR="002A0FE7" w:rsidRDefault="002A0FE7"/>
        </w:tc>
      </w:tr>
      <w:tr w:rsidR="002A0FE7" w14:paraId="7F4E54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526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票後修改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07F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已出票後仍可調整票數、日期、發票資訊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B64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颱風改期、換全半票情境</w:t>
            </w:r>
          </w:p>
        </w:tc>
      </w:tr>
      <w:tr w:rsidR="002A0FE7" w14:paraId="19C4E2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621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發票資訊管理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38B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可編輯發票票號，支援不同人開證明與發票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D59D" w14:textId="77777777" w:rsidR="002A0FE7" w:rsidRDefault="002A0FE7"/>
        </w:tc>
      </w:tr>
      <w:tr w:rsidR="002A0FE7" w14:paraId="1B809F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A89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列印簽單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98D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確認付款後使用船票用紙列印簽單；簽單含總計與尾款欄位；存根提供 QR Code 位置並附上各公司運送條款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6BF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需先出票才能列印</w:t>
            </w:r>
          </w:p>
        </w:tc>
      </w:tr>
      <w:tr w:rsidR="002A0FE7" w14:paraId="00EAC9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103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候補轉正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F96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票口人員手動將候補訂單轉為正式訂位；轉正後通知旅客付款，收款完成後方視為正式訂位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FCC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轉正順序依建立時間排列（先到先得）</w:t>
            </w:r>
          </w:p>
        </w:tc>
      </w:tr>
      <w:tr w:rsidR="002A0FE7" w14:paraId="249A8B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A70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候補取消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975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票口人員手動取消候補訂單，或旅客轉正後未付款時人工取消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094D" w14:textId="77777777" w:rsidR="002A0FE7" w:rsidRDefault="002A0FE7"/>
        </w:tc>
      </w:tr>
      <w:tr w:rsidR="008D3CB2" w14:paraId="2F734F76" w14:textId="77777777">
        <w:trPr>
          <w:ins w:id="10" w:author="哲樺 | Frank" w:date="2026-04-03T23:42:00Z" w16du:dateUtc="2026-04-03T15:42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26F" w14:textId="12FD2EA5" w:rsidR="008D3CB2" w:rsidRDefault="008D3CB2" w:rsidP="008D3CB2">
            <w:pPr>
              <w:rPr>
                <w:ins w:id="11" w:author="哲樺 | Frank" w:date="2026-04-03T23:42:00Z" w16du:dateUtc="2026-04-03T15:42:00Z"/>
                <w:rFonts w:eastAsia="Arial" w:hint="eastAsia"/>
                <w:color w:val="222222"/>
                <w:sz w:val="18"/>
                <w:szCs w:val="18"/>
              </w:rPr>
            </w:pPr>
            <w:ins w:id="12" w:author="哲樺 | Frank" w:date="2026-04-03T23:42:00Z" w16du:dateUtc="2026-04-03T15:42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備註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13B0" w14:textId="54201A71" w:rsidR="008D3CB2" w:rsidRDefault="008D3CB2" w:rsidP="008D3CB2">
            <w:pPr>
              <w:rPr>
                <w:ins w:id="13" w:author="哲樺 | Frank" w:date="2026-04-03T23:42:00Z" w16du:dateUtc="2026-04-03T15:42:00Z"/>
                <w:rFonts w:eastAsia="Arial"/>
                <w:color w:val="222222"/>
                <w:sz w:val="18"/>
                <w:szCs w:val="18"/>
              </w:rPr>
              <w:pPrChange w:id="14" w:author="哲樺 | Frank" w:date="2026-04-03T23:44:00Z" w16du:dateUtc="2026-04-03T15:44:00Z">
                <w:pPr>
                  <w:ind w:leftChars="90" w:left="180"/>
                </w:pPr>
              </w:pPrChange>
            </w:pPr>
            <w:ins w:id="15" w:author="哲樺 | Frank" w:date="2026-04-03T23:43:00Z" w16du:dateUtc="2026-04-03T15:43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訂票頁面提供備註欄位，方便填入紙本票票號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3F32" w14:textId="014E6CB4" w:rsidR="008D3CB2" w:rsidRDefault="008D3CB2">
            <w:pPr>
              <w:rPr>
                <w:ins w:id="16" w:author="哲樺 | Frank" w:date="2026-04-03T23:42:00Z" w16du:dateUtc="2026-04-03T15:42:00Z"/>
                <w:rFonts w:hint="eastAsia"/>
              </w:rPr>
            </w:pPr>
            <w:ins w:id="17" w:author="哲樺 | Frank" w:date="2026-04-03T23:43:00Z" w16du:dateUtc="2026-04-03T15:43:00Z">
              <w:r>
                <w:rPr>
                  <w:rFonts w:hint="eastAsia"/>
                </w:rPr>
                <w:t>票號不做為查詢條件</w:t>
              </w:r>
            </w:ins>
          </w:p>
        </w:tc>
      </w:tr>
      <w:tr w:rsidR="002A0FE7" w14:paraId="3FFF14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772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出票人記錄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FE6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記錄出票帳號及填寫發票資訊的帳號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1965" w14:textId="77777777" w:rsidR="002A0FE7" w:rsidRDefault="002A0FE7"/>
        </w:tc>
      </w:tr>
      <w:tr w:rsidR="002A0FE7" w14:paraId="15FBF1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1BA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C8F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7A27" w14:textId="77777777" w:rsidR="002A0FE7" w:rsidRDefault="002A0FE7"/>
        </w:tc>
      </w:tr>
    </w:tbl>
    <w:p w14:paraId="7D63F2BA" w14:textId="77777777" w:rsidR="002A0FE7" w:rsidRDefault="00000000">
      <w:pPr>
        <w:pStyle w:val="2"/>
        <w:pBdr>
          <w:bottom w:val="single" w:sz="2" w:space="2" w:color="D6E4F0"/>
        </w:pBdr>
      </w:pPr>
      <w:r>
        <w:t>3.3 組織管理</w:t>
      </w:r>
    </w:p>
    <w:p w14:paraId="7E63C3C6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組織為系統最頂層單位，帳號必須綁定至組織方可建立</w:t>
      </w:r>
    </w:p>
    <w:p w14:paraId="545A8D06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每個組織代表一家航商，並透過公司代號區分各航商訂單</w:t>
      </w:r>
    </w:p>
    <w:p w14:paraId="30E0F007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新增與管理組織須使用系統超級管理者帳號操作</w:t>
      </w:r>
    </w:p>
    <w:p w14:paraId="40651602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組織的用途為管理各航商基本資料，以及帳號、票種、船隻等資料建立時的</w:t>
      </w:r>
      <w:r>
        <w:rPr>
          <w:rFonts w:eastAsia="Arial"/>
          <w:b/>
          <w:bCs/>
        </w:rPr>
        <w:t>自動歸屬依據</w:t>
      </w:r>
    </w:p>
    <w:p w14:paraId="010A1FED" w14:textId="77777777" w:rsidR="002A0FE7" w:rsidRPr="008D3CB2" w:rsidRDefault="00000000">
      <w:pPr>
        <w:pStyle w:val="a4"/>
        <w:numPr>
          <w:ilvl w:val="0"/>
          <w:numId w:val="2"/>
        </w:numPr>
        <w:rPr>
          <w:ins w:id="18" w:author="哲樺 | Frank" w:date="2026-04-03T23:46:00Z" w16du:dateUtc="2026-04-03T15:46:00Z"/>
          <w:rPrChange w:id="19" w:author="哲樺 | Frank" w:date="2026-04-03T23:46:00Z" w16du:dateUtc="2026-04-03T15:46:00Z">
            <w:rPr>
              <w:ins w:id="20" w:author="哲樺 | Frank" w:date="2026-04-03T23:46:00Z" w16du:dateUtc="2026-04-03T15:46:00Z"/>
              <w:rFonts w:eastAsia="Arial"/>
            </w:rPr>
          </w:rPrChange>
        </w:rPr>
      </w:pPr>
      <w:r>
        <w:rPr>
          <w:rFonts w:eastAsia="Arial"/>
        </w:rPr>
        <w:t>帳號所屬組織</w:t>
      </w:r>
      <w:r>
        <w:rPr>
          <w:rFonts w:eastAsia="Arial"/>
          <w:b/>
          <w:bCs/>
        </w:rPr>
        <w:t>不決定其資料可見範圍</w:t>
      </w:r>
      <w:r>
        <w:rPr>
          <w:rFonts w:eastAsia="Arial"/>
        </w:rPr>
        <w:t>，資料存取權限由 RBAC 權限組控管</w:t>
      </w:r>
    </w:p>
    <w:p w14:paraId="53FE9353" w14:textId="3A68E233" w:rsidR="008D3CB2" w:rsidRDefault="008D3CB2">
      <w:pPr>
        <w:pStyle w:val="a4"/>
        <w:numPr>
          <w:ilvl w:val="0"/>
          <w:numId w:val="2"/>
        </w:numPr>
      </w:pPr>
      <w:ins w:id="21" w:author="哲樺 | Frank" w:date="2026-04-03T23:46:00Z" w16du:dateUtc="2026-04-03T15:46:00Z">
        <w:r>
          <w:rPr>
            <w:rFonts w:ascii="微軟正黑體" w:eastAsia="微軟正黑體" w:hAnsi="微軟正黑體" w:cs="微軟正黑體" w:hint="eastAsia"/>
          </w:rPr>
          <w:t>多航商訂單產生時，訂單編號的公司代號以第一段航班為主</w:t>
        </w:r>
      </w:ins>
    </w:p>
    <w:p w14:paraId="7C77685D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5179605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AA81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D95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2369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5DEE99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CFD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組織列表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C28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顯示所有航商；欄位含航商名稱、公司代號、聯絡信箱、聯絡電話、關聯帳號數、建立時間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70D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僅超級管理者可查看與操作</w:t>
            </w:r>
          </w:p>
        </w:tc>
      </w:tr>
      <w:tr w:rsidR="002A0FE7" w14:paraId="598466B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B82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新增組織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F4B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設定航商名稱、公司代號、聯絡信箱、聯絡電話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883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公司代號帶入訂單編號開頭（如 T/D/F）</w:t>
            </w:r>
          </w:p>
        </w:tc>
      </w:tr>
      <w:tr w:rsidR="002A0FE7" w14:paraId="000A4E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9E7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編輯組織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A5A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可修改航商基本資料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C58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公司代號建立後不可修改，避免影響既有訂單編號</w:t>
            </w:r>
          </w:p>
        </w:tc>
      </w:tr>
      <w:tr w:rsidR="002A0FE7" w14:paraId="271AB9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D77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C2B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1A6D" w14:textId="77777777" w:rsidR="002A0FE7" w:rsidRDefault="002A0FE7"/>
        </w:tc>
      </w:tr>
    </w:tbl>
    <w:p w14:paraId="47564D54" w14:textId="77777777" w:rsidR="002A0FE7" w:rsidRDefault="002A0FE7">
      <w:pPr>
        <w:spacing w:before="80" w:after="80"/>
      </w:pPr>
    </w:p>
    <w:p w14:paraId="54E16C47" w14:textId="77777777" w:rsidR="002A0FE7" w:rsidRDefault="00000000">
      <w:pPr>
        <w:pBdr>
          <w:left w:val="thick" w:sz="8" w:space="6" w:color="F0B429"/>
        </w:pBdr>
        <w:shd w:val="clear" w:color="auto" w:fill="FFF9E6"/>
        <w:spacing w:before="120" w:after="120"/>
        <w:ind w:left="200"/>
      </w:pPr>
      <w:r>
        <w:rPr>
          <w:rFonts w:eastAsia="Arial"/>
          <w:i/>
          <w:iCs/>
          <w:sz w:val="18"/>
          <w:szCs w:val="18"/>
        </w:rPr>
        <w:t>📋 試算表需求 #1：訂單編號開頭帶公司代號（T/D/F），已確認用途為區分各公司訂單，沿用現行系統格式。</w:t>
      </w:r>
    </w:p>
    <w:p w14:paraId="6703B4AF" w14:textId="77777777" w:rsidR="002A0FE7" w:rsidRDefault="00000000">
      <w:pPr>
        <w:pStyle w:val="2"/>
        <w:pBdr>
          <w:bottom w:val="single" w:sz="2" w:space="2" w:color="D6E4F0"/>
        </w:pBdr>
      </w:pPr>
      <w:r>
        <w:lastRenderedPageBreak/>
        <w:t>3.4 船務管理</w:t>
      </w:r>
    </w:p>
    <w:p w14:paraId="14379610" w14:textId="77777777" w:rsidR="002A0FE7" w:rsidRDefault="00000000">
      <w:pPr>
        <w:pStyle w:val="3"/>
      </w:pPr>
      <w:r>
        <w:t>3.4.1 船隻管理</w:t>
      </w:r>
    </w:p>
    <w:p w14:paraId="33849A49" w14:textId="77777777" w:rsidR="002A0FE7" w:rsidRDefault="00000000">
      <w:pPr>
        <w:spacing w:after="80"/>
      </w:pPr>
      <w:r>
        <w:rPr>
          <w:rFonts w:eastAsia="Arial"/>
        </w:rPr>
        <w:t>船隻為航班指派的基本單位，不採飛機選位模式，以最大載客量作為庫存扣除依據。各航商分別建立並管理自家的船隻，新增船隻時系統自動綁定建立者所屬航商；船隻清單可依所屬航商篩選查看。</w:t>
      </w:r>
    </w:p>
    <w:p w14:paraId="011FBE63" w14:textId="77777777" w:rsidR="002A0FE7" w:rsidRDefault="00000000">
      <w:pPr>
        <w:pBdr>
          <w:left w:val="thick" w:sz="8" w:space="6" w:color="F0B429"/>
        </w:pBdr>
        <w:shd w:val="clear" w:color="auto" w:fill="FFF9E6"/>
        <w:spacing w:before="120" w:after="120"/>
        <w:ind w:left="200"/>
      </w:pPr>
      <w:r>
        <w:rPr>
          <w:rFonts w:eastAsia="Arial"/>
          <w:i/>
          <w:iCs/>
          <w:sz w:val="18"/>
          <w:szCs w:val="18"/>
        </w:rPr>
        <w:t>雖然船隻的所有權歸屬各航商，但在航班管理中，三家聯營航商均可從系統內所有船隻中選取運行船隻，不受所屬航商限制。</w:t>
      </w:r>
    </w:p>
    <w:p w14:paraId="39D7839A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23773DE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8829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4A5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9CF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42FD56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606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船隻列表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F95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顯示所有船隻；欄位含船隻名稱、所屬航商、最大載客量、狀態、更新時間；顯示統計數字（總船隻數/營運中/維修中/停用）；可依所屬航商篩選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1382" w14:textId="77777777" w:rsidR="002A0FE7" w:rsidRDefault="002A0FE7"/>
        </w:tc>
      </w:tr>
      <w:tr w:rsidR="002A0FE7" w14:paraId="52E11C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9CF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新增船隻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CB4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填入船隻名稱、最大載客量，儲存後自動綁定建立者所屬航商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664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不採飛機選位模式，以總載客量控管庫存</w:t>
            </w:r>
          </w:p>
        </w:tc>
      </w:tr>
      <w:tr w:rsidR="002A0FE7" w14:paraId="25548D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44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編輯船隻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A3C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可修改船隻資料，若更新座位數，系統自動更新對應航班可售座位數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BA8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已售票數超過新座位數時系統提供警示</w:t>
            </w:r>
          </w:p>
        </w:tc>
      </w:tr>
      <w:tr w:rsidR="002A0FE7" w14:paraId="565E97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303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船隻停用/啟用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F23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可暫停或恢復船隻的可用狀態（營運中/維修中/停用）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D52" w14:textId="77777777" w:rsidR="002A0FE7" w:rsidRDefault="002A0FE7"/>
        </w:tc>
      </w:tr>
      <w:tr w:rsidR="002A0FE7" w14:paraId="6A86C71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D2A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4F1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991" w14:textId="77777777" w:rsidR="002A0FE7" w:rsidRDefault="002A0FE7"/>
        </w:tc>
      </w:tr>
    </w:tbl>
    <w:p w14:paraId="4F906571" w14:textId="77777777" w:rsidR="002A0FE7" w:rsidRDefault="002A0FE7">
      <w:pPr>
        <w:spacing w:before="120" w:after="80"/>
      </w:pPr>
    </w:p>
    <w:p w14:paraId="719080B5" w14:textId="77777777" w:rsidR="002A0FE7" w:rsidRDefault="00000000">
      <w:pPr>
        <w:pStyle w:val="3"/>
      </w:pPr>
      <w:r>
        <w:t>3.4.2 航班管理</w:t>
      </w:r>
    </w:p>
    <w:p w14:paraId="4FA685BB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航班分為「固定船班」與「機動船班」兩種類型：固定船班支援批次建立全年排程；機動船班為臨時加開</w:t>
      </w:r>
    </w:p>
    <w:p w14:paraId="42653904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三家航商為聯營狀態，共同維護同一份航班表</w:t>
      </w:r>
    </w:p>
    <w:p w14:paraId="40491F60" w14:textId="77777777" w:rsidR="002A0FE7" w:rsidRPr="008D3CB2" w:rsidRDefault="00000000">
      <w:pPr>
        <w:pStyle w:val="a4"/>
        <w:numPr>
          <w:ilvl w:val="0"/>
          <w:numId w:val="2"/>
        </w:numPr>
        <w:rPr>
          <w:ins w:id="22" w:author="哲樺 | Frank" w:date="2026-04-03T23:47:00Z" w16du:dateUtc="2026-04-03T15:47:00Z"/>
          <w:rPrChange w:id="23" w:author="哲樺 | Frank" w:date="2026-04-03T23:47:00Z" w16du:dateUtc="2026-04-03T15:47:00Z">
            <w:rPr>
              <w:ins w:id="24" w:author="哲樺 | Frank" w:date="2026-04-03T23:47:00Z" w16du:dateUtc="2026-04-03T15:47:00Z"/>
              <w:rFonts w:eastAsia="Arial"/>
            </w:rPr>
          </w:rPrChange>
        </w:rPr>
      </w:pPr>
      <w:r>
        <w:rPr>
          <w:rFonts w:eastAsia="Arial"/>
        </w:rPr>
        <w:t>各航商均有權限新增與調整航班，通常於月初共同討論後依協議分別建立當月排程</w:t>
      </w:r>
    </w:p>
    <w:p w14:paraId="1819D8B6" w14:textId="608671B9" w:rsidR="008D3CB2" w:rsidRDefault="008D3CB2" w:rsidP="008D3CB2">
      <w:pPr>
        <w:pStyle w:val="a4"/>
        <w:numPr>
          <w:ilvl w:val="0"/>
          <w:numId w:val="2"/>
        </w:numPr>
        <w:rPr>
          <w:rFonts w:hint="eastAsia"/>
        </w:rPr>
      </w:pPr>
      <w:ins w:id="25" w:author="哲樺 | Frank" w:date="2026-04-03T23:47:00Z" w16du:dateUtc="2026-04-03T15:47:00Z">
        <w:r>
          <w:rPr>
            <w:rFonts w:ascii="微軟正黑體" w:eastAsia="微軟正黑體" w:hAnsi="微軟正黑體" w:cs="微軟正黑體" w:hint="eastAsia"/>
          </w:rPr>
          <w:t>新增船班方式支援選定日期區間後，選擇每天、星期一～</w:t>
        </w:r>
      </w:ins>
      <w:ins w:id="26" w:author="哲樺 | Frank" w:date="2026-04-03T23:48:00Z" w16du:dateUtc="2026-04-03T15:48:00Z">
        <w:r>
          <w:rPr>
            <w:rFonts w:ascii="微軟正黑體" w:eastAsia="微軟正黑體" w:hAnsi="微軟正黑體" w:cs="微軟正黑體" w:hint="eastAsia"/>
          </w:rPr>
          <w:t>日，以快速建立週期航班</w:t>
        </w:r>
      </w:ins>
    </w:p>
    <w:p w14:paraId="5045864F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611E3C9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55C6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54E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440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7D107C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53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航班總表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3EB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顯示當日所有航班，支援複數條件篩選（航段、日期、狀態等）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91A6" w14:textId="77777777" w:rsidR="002A0FE7" w:rsidRDefault="002A0FE7"/>
        </w:tc>
      </w:tr>
      <w:tr w:rsidR="002A0FE7" w14:paraId="384D91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A2D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航班日曆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FA6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提供月/週/日三種視圖，顯示各日期的船班時間與狀態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61CC" w14:textId="77777777" w:rsidR="002A0FE7" w:rsidRDefault="002A0FE7"/>
        </w:tc>
      </w:tr>
      <w:tr w:rsidR="002A0FE7" w14:paraId="7428A35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4D3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批次建立固定船班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A78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設定航段、開航日期範圍、星期別、開航時間，系統自動產生全年航班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6FA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富岡蘭嶼預設 250 座；後壁湖蘭嶼待補</w:t>
            </w:r>
          </w:p>
        </w:tc>
      </w:tr>
      <w:tr w:rsidR="008D3CB2" w14:paraId="55FA4A3A" w14:textId="77777777">
        <w:trPr>
          <w:ins w:id="27" w:author="哲樺 | Frank" w:date="2026-04-03T23:48:00Z" w16du:dateUtc="2026-04-03T15:48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84B" w14:textId="2C87587C" w:rsidR="008D3CB2" w:rsidRDefault="008D3CB2">
            <w:pPr>
              <w:rPr>
                <w:ins w:id="28" w:author="哲樺 | Frank" w:date="2026-04-03T23:48:00Z" w16du:dateUtc="2026-04-03T15:48:00Z"/>
                <w:rFonts w:eastAsia="Arial" w:hint="eastAsia"/>
                <w:color w:val="222222"/>
                <w:sz w:val="18"/>
                <w:szCs w:val="18"/>
              </w:rPr>
            </w:pPr>
            <w:ins w:id="29" w:author="哲樺 | Frank" w:date="2026-04-03T23:48:00Z" w16du:dateUtc="2026-04-03T15:48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新增</w:t>
              </w:r>
            </w:ins>
            <w:ins w:id="30" w:author="哲樺 | Frank" w:date="2026-04-03T23:49:00Z" w16du:dateUtc="2026-04-03T15:49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空白船班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918F" w14:textId="6C3FDABA" w:rsidR="008D3CB2" w:rsidRDefault="008D3CB2">
            <w:pPr>
              <w:rPr>
                <w:ins w:id="31" w:author="哲樺 | Frank" w:date="2026-04-03T23:48:00Z" w16du:dateUtc="2026-04-03T15:48:00Z"/>
                <w:rFonts w:eastAsia="Arial" w:hint="eastAsia"/>
                <w:color w:val="222222"/>
                <w:sz w:val="18"/>
                <w:szCs w:val="18"/>
              </w:rPr>
            </w:pPr>
            <w:ins w:id="32" w:author="哲樺 | Frank" w:date="2026-04-03T23:49:00Z" w16du:dateUtc="2026-04-03T15:49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建立空白船班，讓旅客可預定，人數設定為 250（綠島）／300（蘭嶼）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239F" w14:textId="5ED9FC25" w:rsidR="008D3CB2" w:rsidRDefault="008D3CB2">
            <w:pPr>
              <w:rPr>
                <w:ins w:id="33" w:author="哲樺 | Frank" w:date="2026-04-03T23:48:00Z" w16du:dateUtc="2026-04-03T15:48:00Z"/>
              </w:rPr>
            </w:pPr>
            <w:ins w:id="34" w:author="哲樺 | Frank" w:date="2026-04-03T23:49:00Z" w16du:dateUtc="2026-04-03T15:49:00Z">
              <w:r>
                <w:rPr>
                  <w:rFonts w:hint="eastAsia"/>
                </w:rPr>
                <w:t>可從船隻管理建立</w:t>
              </w:r>
            </w:ins>
          </w:p>
        </w:tc>
      </w:tr>
      <w:tr w:rsidR="008D3CB2" w14:paraId="171006E2" w14:textId="77777777">
        <w:trPr>
          <w:ins w:id="35" w:author="哲樺 | Frank" w:date="2026-04-03T23:50:00Z" w16du:dateUtc="2026-04-03T15:50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7C13" w14:textId="5FAEF555" w:rsidR="008D3CB2" w:rsidRDefault="008D3CB2">
            <w:pPr>
              <w:rPr>
                <w:ins w:id="36" w:author="哲樺 | Frank" w:date="2026-04-03T23:50:00Z" w16du:dateUtc="2026-04-03T15:50:00Z"/>
                <w:rFonts w:eastAsia="Arial" w:hint="eastAsia"/>
                <w:color w:val="222222"/>
                <w:sz w:val="18"/>
                <w:szCs w:val="18"/>
              </w:rPr>
            </w:pPr>
            <w:ins w:id="37" w:author="哲樺 | Frank" w:date="2026-04-03T23:50:00Z" w16du:dateUtc="2026-04-03T15:50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船班切換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E33B" w14:textId="33752258" w:rsidR="008D3CB2" w:rsidRDefault="008D3CB2">
            <w:pPr>
              <w:rPr>
                <w:ins w:id="38" w:author="哲樺 | Frank" w:date="2026-04-03T23:50:00Z" w16du:dateUtc="2026-04-03T15:50:00Z"/>
                <w:rFonts w:eastAsia="Arial"/>
                <w:color w:val="222222"/>
                <w:sz w:val="18"/>
                <w:szCs w:val="18"/>
              </w:rPr>
            </w:pPr>
            <w:ins w:id="39" w:author="哲樺 | Frank" w:date="2026-04-03T23:50:00Z" w16du:dateUtc="2026-04-03T15:50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欲更換船班比現行船班座位數更少時顯示警告但不硬性阻擋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31B6" w14:textId="77777777" w:rsidR="008D3CB2" w:rsidRDefault="008D3CB2">
            <w:pPr>
              <w:rPr>
                <w:ins w:id="40" w:author="哲樺 | Frank" w:date="2026-04-03T23:50:00Z" w16du:dateUtc="2026-04-03T15:50:00Z"/>
              </w:rPr>
            </w:pPr>
          </w:p>
        </w:tc>
      </w:tr>
      <w:tr w:rsidR="002A0FE7" w14:paraId="196E1D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72D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新增機動船班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86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臨時加開單筆航班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6BBD" w14:textId="77777777" w:rsidR="002A0FE7" w:rsidRDefault="002A0FE7"/>
        </w:tc>
      </w:tr>
      <w:tr w:rsidR="002A0FE7" w14:paraId="1DD7C9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9FE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預設航班建立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2DE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在聯營航班表確認前，可建立不指派實際船隻的預設航班；系統帶入預設座位數、居民保留位、線上保留位等數值，建立時可手動調整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462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待聯營航班表確認後再正式指派運行船隻</w:t>
            </w:r>
          </w:p>
        </w:tc>
      </w:tr>
      <w:tr w:rsidR="002A0FE7" w14:paraId="4D481AD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D9D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選擇運行船隻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CD1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建立航班時選擇運行船隻，系統帶入該船最大載客量；若為預設航班，待確認後可補指派，指派後切換為正式航班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166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新船座位數不足時系統提供警示</w:t>
            </w:r>
          </w:p>
        </w:tc>
      </w:tr>
      <w:tr w:rsidR="002A0FE7" w14:paraId="214653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A71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保留位設定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F60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建立航班時設定居民保留位與線上保留位數量，系統帶入預設值，可手動調整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3300" w14:textId="77777777" w:rsidR="002A0FE7" w:rsidRDefault="002A0FE7"/>
        </w:tc>
      </w:tr>
      <w:tr w:rsidR="002A0FE7" w14:paraId="1A67997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A13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候補座位設定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727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設定候補名額（超額訂位用），系統帶入預設值；候補名額不計入正式座位庫存，訂購後狀態為「候補中」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631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預設值待確認</w:t>
            </w:r>
          </w:p>
        </w:tc>
      </w:tr>
      <w:tr w:rsidR="002A0FE7" w14:paraId="37139A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31F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通路配額管理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514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座位分配給不同通路：居民保留位、線上保留位、現場售票、旅行社等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34F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對外可售座位數計算公式待確認</w:t>
            </w:r>
          </w:p>
        </w:tc>
      </w:tr>
      <w:tr w:rsidR="002A0FE7" w14:paraId="1DBD682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B39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更換船隻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29E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航班可將原指派船隻更換為其他船隻；若新船容量小於原船，系統跳出警示，但仍可強制切換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98F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適用臨時故障等情境</w:t>
            </w:r>
          </w:p>
        </w:tc>
      </w:tr>
      <w:tr w:rsidR="002A0FE7" w14:paraId="40096D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2B4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個別調整航班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7E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可針對已建立的單筆航班調整時間或取消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7BC1" w14:textId="77777777" w:rsidR="002A0FE7" w:rsidRDefault="002A0FE7"/>
        </w:tc>
      </w:tr>
      <w:tr w:rsidR="002A0FE7" w14:paraId="1125FD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336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不佔位票種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BD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特定票種不扣除座位庫存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7FE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票種清單待確認</w:t>
            </w:r>
          </w:p>
        </w:tc>
      </w:tr>
      <w:tr w:rsidR="002A0FE7" w14:paraId="054C649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055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即時庫存顯示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FB7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顯示各航班剩餘可售座位數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508F" w14:textId="77777777" w:rsidR="002A0FE7" w:rsidRDefault="002A0FE7"/>
        </w:tc>
      </w:tr>
      <w:tr w:rsidR="002A0FE7" w14:paraId="66AA1C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3BF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航班取消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57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取消航班以紅字標示「已取消」，資料保留不可刪除；停止訂位與售票，保留已售人數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5539" w14:textId="77777777" w:rsidR="002A0FE7" w:rsidRDefault="002A0FE7"/>
        </w:tc>
      </w:tr>
      <w:tr w:rsidR="002A0FE7" w14:paraId="7508C1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23E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7F4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8908" w14:textId="77777777" w:rsidR="002A0FE7" w:rsidRDefault="002A0FE7"/>
        </w:tc>
      </w:tr>
    </w:tbl>
    <w:p w14:paraId="6BEAFA82" w14:textId="77777777" w:rsidR="002A0FE7" w:rsidRDefault="002A0FE7">
      <w:pPr>
        <w:spacing w:before="120" w:after="80"/>
      </w:pPr>
    </w:p>
    <w:p w14:paraId="30993EE5" w14:textId="77777777" w:rsidR="002A0FE7" w:rsidRDefault="00000000">
      <w:pPr>
        <w:pStyle w:val="3"/>
      </w:pPr>
      <w:r>
        <w:t>3.4.3 載運分析</w:t>
      </w:r>
    </w:p>
    <w:p w14:paraId="020E9FCD" w14:textId="77777777" w:rsidR="002A0FE7" w:rsidRDefault="00000000">
      <w:pPr>
        <w:spacing w:after="80"/>
      </w:pPr>
      <w:r>
        <w:rPr>
          <w:rFonts w:eastAsia="Arial"/>
        </w:rPr>
        <w:t>供航務人員查看指定日期各船班的航段與票種人數分布，作為評估次日船隻容量配置（大船／小船）的決策依據。預設顯示當天資料。</w:t>
      </w:r>
    </w:p>
    <w:p w14:paraId="06152F54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161688A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514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F91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D9BA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174A0A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CDC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日期查詢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08B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可指定查詢日期，預設為當天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C0A" w14:textId="77777777" w:rsidR="002A0FE7" w:rsidRDefault="002A0FE7"/>
        </w:tc>
      </w:tr>
      <w:tr w:rsidR="002A0FE7" w14:paraId="4693A5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A84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船班篩選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DE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可查看全部船班或篩選特定船班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9025" w14:textId="77777777" w:rsidR="002A0FE7" w:rsidRDefault="002A0FE7"/>
        </w:tc>
      </w:tr>
      <w:tr w:rsidR="002A0FE7" w14:paraId="3CA8EC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F83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航段人數統計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599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顯示各船班每一航段的已售人數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9B05" w14:textId="77777777" w:rsidR="002A0FE7" w:rsidRDefault="002A0FE7"/>
        </w:tc>
      </w:tr>
      <w:tr w:rsidR="002A0FE7" w14:paraId="02FE39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40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票種人數分布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1B8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顯示各船班各票種（居民、全票、半票等）的已售人數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109D" w14:textId="77777777" w:rsidR="002A0FE7" w:rsidRDefault="002A0FE7"/>
        </w:tc>
      </w:tr>
      <w:tr w:rsidR="002A0FE7" w14:paraId="67D864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440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容量參考資訊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481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顯示各船班目前指派船隻與最大載客量，供比對載客率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9E80" w14:textId="77777777" w:rsidR="002A0FE7" w:rsidRDefault="002A0FE7"/>
        </w:tc>
      </w:tr>
    </w:tbl>
    <w:p w14:paraId="739B01F5" w14:textId="77777777" w:rsidR="002A0FE7" w:rsidRDefault="00000000">
      <w:pPr>
        <w:pStyle w:val="2"/>
        <w:pBdr>
          <w:bottom w:val="single" w:sz="2" w:space="2" w:color="D6E4F0"/>
        </w:pBdr>
      </w:pPr>
      <w:r>
        <w:t>3.5 航點與航段管理</w:t>
      </w:r>
    </w:p>
    <w:p w14:paraId="1CA70E4A" w14:textId="77777777" w:rsidR="002A0FE7" w:rsidRDefault="00000000">
      <w:pPr>
        <w:spacing w:after="80"/>
      </w:pPr>
      <w:r>
        <w:rPr>
          <w:rFonts w:eastAsia="Arial"/>
        </w:rPr>
        <w:t>頁面分為「航點」與「航段」兩個分頁。航點為基礎單位，航段由兩個航點組成；航段建立後才可建立票種與船班。</w:t>
      </w:r>
    </w:p>
    <w:p w14:paraId="4FDBF124" w14:textId="77777777" w:rsidR="002A0FE7" w:rsidRDefault="002A0FE7">
      <w:pPr>
        <w:spacing w:before="80" w:after="80"/>
      </w:pPr>
    </w:p>
    <w:p w14:paraId="43BEDE20" w14:textId="77777777" w:rsidR="002A0FE7" w:rsidRDefault="00000000">
      <w:pPr>
        <w:spacing w:before="160" w:after="60"/>
      </w:pPr>
      <w:r>
        <w:rPr>
          <w:rFonts w:eastAsia="Arial"/>
          <w:b/>
          <w:bCs/>
          <w:color w:val="1F4E8C"/>
          <w:sz w:val="18"/>
          <w:szCs w:val="18"/>
        </w:rPr>
        <w:t>航點管理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8B0C537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489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AAD1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F076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D3ED5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D3D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航點列表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47C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顯示所有航點；欄位含航點名稱、代碼、狀態、排序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70DF" w14:textId="77777777" w:rsidR="002A0FE7" w:rsidRDefault="002A0FE7"/>
        </w:tc>
      </w:tr>
      <w:tr w:rsidR="002A0FE7" w14:paraId="72A34E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D62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新增航點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531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設定航點名稱、代碼、排序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405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範例：後壁湖(HBH)、台東(TT)、綠島(GI)、蘭嶼(LY)</w:t>
            </w:r>
          </w:p>
        </w:tc>
      </w:tr>
      <w:tr w:rsidR="002A0FE7" w14:paraId="1185BC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0D5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航點停用/啟用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D1E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可暫停或恢復航點的使用狀態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3D0B" w14:textId="77777777" w:rsidR="002A0FE7" w:rsidRDefault="002A0FE7"/>
        </w:tc>
      </w:tr>
      <w:tr w:rsidR="002A0FE7" w14:paraId="27A0303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A92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B7E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BD84" w14:textId="77777777" w:rsidR="002A0FE7" w:rsidRDefault="002A0FE7"/>
        </w:tc>
      </w:tr>
    </w:tbl>
    <w:p w14:paraId="4765AD54" w14:textId="77777777" w:rsidR="002A0FE7" w:rsidRDefault="002A0FE7">
      <w:pPr>
        <w:spacing w:before="80" w:after="80"/>
      </w:pPr>
    </w:p>
    <w:p w14:paraId="22B74E14" w14:textId="77777777" w:rsidR="002A0FE7" w:rsidRDefault="00000000">
      <w:pPr>
        <w:spacing w:before="160" w:after="60"/>
      </w:pPr>
      <w:r>
        <w:rPr>
          <w:rFonts w:eastAsia="Arial"/>
          <w:b/>
          <w:bCs/>
          <w:color w:val="1F4E8C"/>
          <w:sz w:val="18"/>
          <w:szCs w:val="18"/>
        </w:rPr>
        <w:lastRenderedPageBreak/>
        <w:t>航段管理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38EFCF3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119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637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7F2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DB43B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295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航段列表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6BD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顯示所有航段；欄位含起點、終點、預計航行時間、允許後續航段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D506" w14:textId="77777777" w:rsidR="002A0FE7" w:rsidRDefault="002A0FE7"/>
        </w:tc>
      </w:tr>
      <w:tr w:rsidR="002A0FE7" w14:paraId="7EA0B6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801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新增航段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A99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設定起點、終點、預計航行時間、允許後續航段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215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需先建立航點</w:t>
            </w:r>
          </w:p>
        </w:tc>
      </w:tr>
      <w:tr w:rsidR="002A0FE7" w14:paraId="234AA2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563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後續航段設定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A08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設定該航段抵達後可銜接的下一段航段，用於多航段訂單的路徑選擇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303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例：台東→綠島後，可接綠島→蘭嶼、綠島→後壁湖、綠島→台東</w:t>
            </w:r>
          </w:p>
        </w:tc>
      </w:tr>
      <w:tr w:rsidR="002A0FE7" w14:paraId="778B70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4D1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預計航行時間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684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設定各航段預計航行時間，系統自動計算抵達時間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5E17" w14:textId="68D38EEE" w:rsidR="002A0FE7" w:rsidRDefault="008D3CB2">
            <w:ins w:id="41" w:author="哲樺 | Frank" w:date="2026-04-03T23:51:00Z" w16du:dateUtc="2026-04-03T15:51:00Z">
              <w:r w:rsidRPr="008D3CB2">
                <w:rPr>
                  <w:rFonts w:hint="eastAsia"/>
                </w:rPr>
                <w:t>檢查同一艘船的接續可能性</w:t>
              </w:r>
            </w:ins>
            <w:ins w:id="42" w:author="哲樺 | Frank" w:date="2026-04-03T23:52:00Z" w16du:dateUtc="2026-04-03T15:52:00Z">
              <w:r>
                <w:rPr>
                  <w:rFonts w:hint="eastAsia"/>
                </w:rPr>
                <w:t>：</w:t>
              </w:r>
            </w:ins>
            <w:ins w:id="43" w:author="哲樺 | Frank" w:date="2026-04-03T23:51:00Z" w16du:dateUtc="2026-04-03T15:51:00Z">
              <w:r w:rsidRPr="008D3CB2">
                <w:rPr>
                  <w:rFonts w:hint="eastAsia"/>
                </w:rPr>
                <w:t>檢同一</w:t>
              </w:r>
            </w:ins>
            <w:ins w:id="44" w:author="哲樺 | Frank" w:date="2026-04-03T23:52:00Z" w16du:dateUtc="2026-04-03T15:52:00Z">
              <w:r>
                <w:rPr>
                  <w:rFonts w:hint="eastAsia"/>
                </w:rPr>
                <w:t>班</w:t>
              </w:r>
            </w:ins>
            <w:ins w:id="45" w:author="哲樺 | Frank" w:date="2026-04-03T23:51:00Z" w16du:dateUtc="2026-04-03T15:51:00Z">
              <w:r w:rsidRPr="008D3CB2">
                <w:rPr>
                  <w:rFonts w:hint="eastAsia"/>
                </w:rPr>
                <w:t>船不可能</w:t>
              </w:r>
              <w:r w:rsidRPr="008D3CB2">
                <w:rPr>
                  <w:rFonts w:hint="eastAsia"/>
                </w:rPr>
                <w:t xml:space="preserve"> 10 </w:t>
              </w:r>
              <w:r w:rsidRPr="008D3CB2">
                <w:rPr>
                  <w:rFonts w:hint="eastAsia"/>
                </w:rPr>
                <w:t>分鐘內從</w:t>
              </w:r>
              <w:r w:rsidRPr="008D3CB2">
                <w:rPr>
                  <w:rFonts w:hint="eastAsia"/>
                </w:rPr>
                <w:t xml:space="preserve"> A </w:t>
              </w:r>
              <w:r w:rsidRPr="008D3CB2">
                <w:rPr>
                  <w:rFonts w:hint="eastAsia"/>
                </w:rPr>
                <w:t>地出發後又從</w:t>
              </w:r>
              <w:r w:rsidRPr="008D3CB2">
                <w:rPr>
                  <w:rFonts w:hint="eastAsia"/>
                </w:rPr>
                <w:t xml:space="preserve"> B </w:t>
              </w:r>
              <w:r w:rsidRPr="008D3CB2">
                <w:rPr>
                  <w:rFonts w:hint="eastAsia"/>
                </w:rPr>
                <w:t>地出發</w:t>
              </w:r>
            </w:ins>
          </w:p>
        </w:tc>
      </w:tr>
      <w:tr w:rsidR="002A0FE7" w14:paraId="37A6EE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C0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三角票處理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BCD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三角票由三個單向航段自動組成（例：台東→綠島→蘭嶼→台東），系統依組合航段計算庫存，確保不超載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902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高風險需求，需獨立確認庫存計算邏輯</w:t>
            </w:r>
          </w:p>
        </w:tc>
      </w:tr>
      <w:tr w:rsidR="002A0FE7" w14:paraId="5A04CC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810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航段停用/啟用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8E0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可暫停或恢復航段的使用狀態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B45A" w14:textId="77777777" w:rsidR="002A0FE7" w:rsidRDefault="002A0FE7"/>
        </w:tc>
      </w:tr>
      <w:tr w:rsidR="002A0FE7" w14:paraId="3A359F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8C3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20D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233D" w14:textId="77777777" w:rsidR="002A0FE7" w:rsidRDefault="002A0FE7"/>
        </w:tc>
      </w:tr>
    </w:tbl>
    <w:p w14:paraId="36235891" w14:textId="77777777" w:rsidR="002A0FE7" w:rsidRDefault="00000000">
      <w:pPr>
        <w:pStyle w:val="2"/>
        <w:pBdr>
          <w:bottom w:val="single" w:sz="2" w:space="2" w:color="D6E4F0"/>
        </w:pBdr>
      </w:pPr>
      <w:r>
        <w:t>3.6 票務管理</w:t>
      </w:r>
    </w:p>
    <w:p w14:paraId="05098361" w14:textId="77777777" w:rsidR="002A0FE7" w:rsidRDefault="00000000">
      <w:pPr>
        <w:pStyle w:val="3"/>
      </w:pPr>
      <w:r>
        <w:t>3.6.1 票種管理</w:t>
      </w:r>
    </w:p>
    <w:p w14:paraId="5901C567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票種名稱與類型來自</w:t>
      </w:r>
      <w:r>
        <w:rPr>
          <w:rFonts w:eastAsia="Arial"/>
          <w:b/>
          <w:bCs/>
        </w:rPr>
        <w:t>票種配置</w:t>
      </w:r>
      <w:r>
        <w:rPr>
          <w:rFonts w:eastAsia="Arial"/>
        </w:rPr>
        <w:t>頁面的共用選項清單；各航商建立票種時，名稱與類型欄位為下拉選單，選項來源統一，不可自由輸入</w:t>
      </w:r>
    </w:p>
    <w:p w14:paraId="33FEDDDB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若需新增票種名稱或類型，須由具備票種配置頁面新增權限的帳號操作</w:t>
      </w:r>
    </w:p>
    <w:p w14:paraId="5391E171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各航商在相同票種名稱下，分別為自己負責的航段建立獨立的票面價與折扣記錄</w:t>
      </w:r>
    </w:p>
    <w:p w14:paraId="1E827F73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建立時系統自動綁定操作者所屬航商，同一票種名稱下，各航商各自有獨立定價</w:t>
      </w:r>
    </w:p>
    <w:p w14:paraId="0F6018A0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票種建立前須先完成航點與航段設定</w:t>
      </w:r>
    </w:p>
    <w:p w14:paraId="749D6E4A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19D6CE3B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79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001A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DF2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1563BA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6DB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263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顯示所有票種；欄位含票種名稱、類型、航商、航段、票面價、折扣金額、實際售價；可依航段篩選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641E" w14:textId="77777777" w:rsidR="002A0FE7" w:rsidRDefault="002A0FE7"/>
        </w:tc>
      </w:tr>
      <w:tr w:rsidR="002A0FE7" w14:paraId="40BED9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081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新增票種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599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從票種配置選單選擇票種名稱與類型，再設定所屬航段、票面價、折扣金額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934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需先建立航點與航段</w:t>
            </w:r>
          </w:p>
        </w:tc>
      </w:tr>
      <w:tr w:rsidR="002A0FE7" w14:paraId="1B774E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A5C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航商自動綁定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D6A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票種建立時自動綁定操作者所屬航商，不可跨航商建立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699C" w14:textId="77777777" w:rsidR="002A0FE7" w:rsidRDefault="002A0FE7"/>
        </w:tc>
      </w:tr>
      <w:tr w:rsidR="002A0FE7" w14:paraId="12F4A7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F42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票面價設定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B4F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設定票面標示價格，用於船票印刷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1253" w14:textId="77777777" w:rsidR="002A0FE7" w:rsidRDefault="002A0FE7"/>
        </w:tc>
      </w:tr>
      <w:tr w:rsidR="002A0FE7" w14:paraId="026C02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35E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折扣金額設定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685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設定各航段折扣金額，系統自動計算實際售價（票面價－折扣）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66EA" w14:textId="77777777" w:rsidR="002A0FE7" w:rsidRDefault="002A0FE7"/>
        </w:tc>
      </w:tr>
      <w:tr w:rsidR="002A0FE7" w14:paraId="45B897C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3DD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02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可暫停或恢復票種的可售狀態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20FF" w14:textId="77777777" w:rsidR="002A0FE7" w:rsidRDefault="002A0FE7"/>
        </w:tc>
      </w:tr>
      <w:tr w:rsidR="002A0FE7" w14:paraId="0C07D88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74A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AEB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9B11" w14:textId="77777777" w:rsidR="002A0FE7" w:rsidRDefault="002A0FE7"/>
        </w:tc>
      </w:tr>
    </w:tbl>
    <w:p w14:paraId="240AAED4" w14:textId="77777777" w:rsidR="002A0FE7" w:rsidRDefault="00000000">
      <w:pPr>
        <w:pStyle w:val="3"/>
      </w:pPr>
      <w:r>
        <w:t>3.6.2 特殊票種白名單</w:t>
      </w:r>
    </w:p>
    <w:p w14:paraId="48E1B130" w14:textId="77777777" w:rsidR="002A0FE7" w:rsidRDefault="00000000">
      <w:pPr>
        <w:spacing w:after="80"/>
      </w:pPr>
      <w:r>
        <w:rPr>
          <w:rFonts w:eastAsia="Arial"/>
        </w:rPr>
        <w:t>特殊票種白名單用於限制特定優惠票種的可購買對象，僅白名單內的旅客方可購買對應票種（如居民票、愛心票等）。</w:t>
      </w:r>
    </w:p>
    <w:p w14:paraId="155764CB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5874704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77DE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lastRenderedPageBreak/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5B5C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BED9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3ABE19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781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白名單列表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B0F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顯示所有白名單紀錄，可依票種篩選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2264" w14:textId="77777777" w:rsidR="002A0FE7" w:rsidRDefault="002A0FE7"/>
        </w:tc>
      </w:tr>
      <w:tr w:rsidR="002A0FE7" w14:paraId="5EDB2EA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DA9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新增白名單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5EE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選擇票種，輸入旅客姓名、身分證字號（必填）、聯絡電話（選填）後加入白名單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86C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需先建立票種</w:t>
            </w:r>
          </w:p>
        </w:tc>
      </w:tr>
      <w:tr w:rsidR="002A0FE7" w14:paraId="5DED74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AD4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白名單停用/啟用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7D7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可暫停或恢復單筆白名單的有效狀態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0D50" w14:textId="77777777" w:rsidR="002A0FE7" w:rsidRDefault="002A0FE7"/>
        </w:tc>
      </w:tr>
      <w:tr w:rsidR="002A0FE7" w14:paraId="2A60BE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912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2B9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BA32" w14:textId="77777777" w:rsidR="002A0FE7" w:rsidRDefault="002A0FE7"/>
        </w:tc>
      </w:tr>
    </w:tbl>
    <w:p w14:paraId="5C72256E" w14:textId="77777777" w:rsidR="002A0FE7" w:rsidRDefault="00000000">
      <w:pPr>
        <w:pStyle w:val="2"/>
        <w:pBdr>
          <w:bottom w:val="single" w:sz="2" w:space="2" w:color="D6E4F0"/>
        </w:pBdr>
      </w:pPr>
      <w:r>
        <w:t>3.7 報表管理</w:t>
      </w:r>
    </w:p>
    <w:p w14:paraId="2212DE68" w14:textId="77777777" w:rsidR="002A0FE7" w:rsidRDefault="00000000">
      <w:pPr>
        <w:spacing w:after="80"/>
      </w:pPr>
      <w:r>
        <w:rPr>
          <w:rFonts w:eastAsia="Arial"/>
        </w:rPr>
        <w:t>報表可見範圍依帳號角色的 RBAC 頁面權限決定：</w:t>
      </w:r>
    </w:p>
    <w:p w14:paraId="48EAEF68" w14:textId="77777777" w:rsidR="002A0FE7" w:rsidRDefault="002A0FE7">
      <w:pPr>
        <w:spacing w:before="6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0FE7" w14:paraId="1FAE185F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486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F57A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可存取報表</w:t>
            </w:r>
          </w:p>
        </w:tc>
      </w:tr>
      <w:tr w:rsidR="002A0FE7" w14:paraId="0BE9D64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C03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經銷商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DCC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經銷商報表：查看自身當月訂單</w:t>
            </w:r>
          </w:p>
        </w:tc>
      </w:tr>
      <w:tr w:rsidR="002A0FE7" w14:paraId="785301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3CE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航商會計人員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655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經銷商報表（旗下所有合作經銷商）、票口報表（旗下票口人員）</w:t>
            </w:r>
          </w:p>
        </w:tc>
      </w:tr>
      <w:tr w:rsidR="002A0FE7" w14:paraId="5CFD73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493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票口人員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794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票口報表：查看自身訂單</w:t>
            </w:r>
          </w:p>
        </w:tc>
      </w:tr>
      <w:tr w:rsidR="002A0FE7" w14:paraId="142D0F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A79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具備聯合報表頁面存取權限的帳號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DB9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聯合報表：查看多航商合併資料與分帳明細</w:t>
            </w:r>
          </w:p>
        </w:tc>
      </w:tr>
      <w:tr w:rsidR="002A0FE7" w14:paraId="72D7A7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90C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Admin（超管）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A7D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不受限制，可查看所有報表</w:t>
            </w:r>
          </w:p>
        </w:tc>
      </w:tr>
    </w:tbl>
    <w:p w14:paraId="56424692" w14:textId="77777777" w:rsidR="002A0FE7" w:rsidRDefault="002A0FE7">
      <w:pPr>
        <w:spacing w:before="80" w:after="80"/>
      </w:pPr>
    </w:p>
    <w:p w14:paraId="479A4427" w14:textId="77777777" w:rsidR="002A0FE7" w:rsidRDefault="00000000">
      <w:pPr>
        <w:pStyle w:val="3"/>
      </w:pPr>
      <w:r>
        <w:t>3.7.1 日報表</w:t>
      </w:r>
    </w:p>
    <w:p w14:paraId="04356257" w14:textId="77777777" w:rsidR="002A0FE7" w:rsidRDefault="00000000">
      <w:pPr>
        <w:spacing w:after="80"/>
      </w:pPr>
      <w:r>
        <w:rPr>
          <w:rFonts w:eastAsia="Arial"/>
        </w:rPr>
        <w:t>各航商各自獨立的日結報表，供會計人員查看當日收支狀況並進行結算。</w:t>
      </w:r>
    </w:p>
    <w:p w14:paraId="0F0A52BD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57E0E7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D9CE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FB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2B4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94910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D6D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日報表查看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05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可於系統內直接查看；顯示當日各項收支與結算金額，含現金、刷卡手續費、預收等收入統計及退款紀錄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9FAA" w14:textId="77777777" w:rsidR="002A0FE7" w:rsidRDefault="002A0FE7"/>
        </w:tc>
      </w:tr>
      <w:tr w:rsidR="002A0FE7" w14:paraId="414FCE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683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日結支出新增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174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可新增當日支出項目（雜支、手續費、臨時費用等），填寫金額與備註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935B" w14:textId="77777777" w:rsidR="002A0FE7" w:rsidRDefault="002A0FE7"/>
        </w:tc>
      </w:tr>
      <w:tr w:rsidR="002A0FE7" w14:paraId="1B6BC5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059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報表查詢條件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C00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可依查詢月份、訂票單位、訂票單位類型（民宿/旅行同業/小蜜蜂/直客/線上訂票）篩選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D47E" w14:textId="77777777" w:rsidR="002A0FE7" w:rsidRDefault="002A0FE7"/>
        </w:tc>
      </w:tr>
      <w:tr w:rsidR="002A0FE7" w14:paraId="7DA9BC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50F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統計卡片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3D1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顯示總訂單數、總全票數、總半票數、總金額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A27E" w14:textId="77777777" w:rsidR="002A0FE7" w:rsidRDefault="002A0FE7"/>
        </w:tc>
      </w:tr>
      <w:tr w:rsidR="002A0FE7" w14:paraId="0B77893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569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9B7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支援匯出 Excel 檔案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48D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格式待確認：CSV 或 XLSX</w:t>
            </w:r>
          </w:p>
        </w:tc>
      </w:tr>
      <w:tr w:rsidR="0018302B" w14:paraId="092AE0B5" w14:textId="77777777">
        <w:trPr>
          <w:ins w:id="46" w:author="哲樺 | Frank" w:date="2026-04-03T23:52:00Z" w16du:dateUtc="2026-04-03T15:52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23FF" w14:textId="2B63688A" w:rsidR="0018302B" w:rsidRDefault="0018302B">
            <w:pPr>
              <w:rPr>
                <w:ins w:id="47" w:author="哲樺 | Frank" w:date="2026-04-03T23:52:00Z" w16du:dateUtc="2026-04-03T15:52:00Z"/>
                <w:rFonts w:eastAsia="Arial"/>
                <w:color w:val="222222"/>
                <w:sz w:val="18"/>
                <w:szCs w:val="18"/>
              </w:rPr>
            </w:pPr>
            <w:ins w:id="48" w:author="哲樺 | Frank" w:date="2026-04-03T23:52:00Z" w16du:dateUtc="2026-04-03T15:52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手動關帳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9F04" w14:textId="4987E8B5" w:rsidR="0018302B" w:rsidRDefault="0018302B">
            <w:pPr>
              <w:rPr>
                <w:ins w:id="49" w:author="哲樺 | Frank" w:date="2026-04-03T23:52:00Z" w16du:dateUtc="2026-04-03T15:52:00Z"/>
                <w:rFonts w:eastAsia="Arial"/>
                <w:color w:val="222222"/>
                <w:sz w:val="18"/>
                <w:szCs w:val="18"/>
              </w:rPr>
            </w:pPr>
            <w:ins w:id="50" w:author="哲樺 | Frank" w:date="2026-04-03T23:52:00Z" w16du:dateUtc="2026-04-03T15:52:00Z">
              <w:r w:rsidRP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會計日報表手動關帳，關帳後訂單不可編輯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2AD4" w14:textId="77777777" w:rsidR="0018302B" w:rsidRDefault="0018302B">
            <w:pPr>
              <w:rPr>
                <w:ins w:id="51" w:author="哲樺 | Frank" w:date="2026-04-03T23:52:00Z" w16du:dateUtc="2026-04-03T15:52:00Z"/>
                <w:rFonts w:eastAsia="Arial"/>
                <w:color w:val="222222"/>
                <w:sz w:val="18"/>
                <w:szCs w:val="18"/>
              </w:rPr>
            </w:pPr>
          </w:p>
        </w:tc>
      </w:tr>
    </w:tbl>
    <w:p w14:paraId="03D801C3" w14:textId="77777777" w:rsidR="002A0FE7" w:rsidRDefault="002A0FE7">
      <w:pPr>
        <w:spacing w:before="80" w:after="80"/>
      </w:pPr>
    </w:p>
    <w:p w14:paraId="10C85635" w14:textId="77777777" w:rsidR="002A0FE7" w:rsidRDefault="00000000">
      <w:pPr>
        <w:pStyle w:val="3"/>
      </w:pPr>
      <w:r>
        <w:t>3.7.2 票口報表</w:t>
      </w:r>
    </w:p>
    <w:p w14:paraId="709FE3DA" w14:textId="77777777" w:rsidR="002A0FE7" w:rsidRDefault="00000000">
      <w:pPr>
        <w:spacing w:after="80"/>
      </w:pPr>
      <w:r>
        <w:rPr>
          <w:rFonts w:eastAsia="Arial"/>
        </w:rPr>
        <w:t>供票口人員查看自身訂單報表，航商會計人員可查看旗下所有票口人員的訂單報表。</w:t>
      </w:r>
    </w:p>
    <w:p w14:paraId="40F50FAA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63466BE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D52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542A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AECA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D08BA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363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票口報表查看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E0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票口人員查看自身訂單報表；航商會計人員查看旗下所有票口人員訂單報表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5B28" w14:textId="77777777" w:rsidR="002A0FE7" w:rsidRDefault="002A0FE7"/>
        </w:tc>
      </w:tr>
      <w:tr w:rsidR="002A0FE7" w14:paraId="199460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C74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日結支出新增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838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可新增當日支出項目（雜支、手續費、臨時費用等），填寫金額與備註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BDFD" w14:textId="77777777" w:rsidR="002A0FE7" w:rsidRDefault="002A0FE7"/>
        </w:tc>
      </w:tr>
      <w:tr w:rsidR="002A0FE7" w14:paraId="6C9787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88C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報表查詢條件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6FA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可依查詢月份、票口人員篩選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A9E5" w14:textId="77777777" w:rsidR="002A0FE7" w:rsidRDefault="002A0FE7"/>
        </w:tc>
      </w:tr>
      <w:tr w:rsidR="002A0FE7" w14:paraId="094B76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33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CD9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支援匯出 Excel 檔案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C4B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格式待確認：CSV 或 XLSX</w:t>
            </w:r>
          </w:p>
        </w:tc>
      </w:tr>
    </w:tbl>
    <w:p w14:paraId="2F0AF443" w14:textId="77777777" w:rsidR="002A0FE7" w:rsidRDefault="002A0FE7">
      <w:pPr>
        <w:spacing w:before="80" w:after="80"/>
      </w:pPr>
    </w:p>
    <w:p w14:paraId="52497ED0" w14:textId="77777777" w:rsidR="002A0FE7" w:rsidRDefault="00000000">
      <w:pPr>
        <w:pStyle w:val="3"/>
      </w:pPr>
      <w:r>
        <w:t>3.7.3 經銷商報表</w:t>
      </w:r>
    </w:p>
    <w:p w14:paraId="6892CE8C" w14:textId="77777777" w:rsidR="002A0FE7" w:rsidRDefault="00000000">
      <w:pPr>
        <w:spacing w:after="80"/>
      </w:pPr>
      <w:r>
        <w:rPr>
          <w:rFonts w:eastAsia="Arial"/>
        </w:rPr>
        <w:t>供經銷商查看自身當月訂單，航商會計人員可查看旗下所有合作經銷商的訂單報表。</w:t>
      </w:r>
    </w:p>
    <w:p w14:paraId="630ABAA8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426AE16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AB2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D52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244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024D59F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1BC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經銷商報表查看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04A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經銷商查看自身當月訂單報表；航商會計人員查看旗下所有合作經銷商訂單報表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4BB6" w14:textId="77777777" w:rsidR="002A0FE7" w:rsidRDefault="002A0FE7"/>
        </w:tc>
      </w:tr>
      <w:tr w:rsidR="002A0FE7" w14:paraId="3B2AA2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175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報表查詢條件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459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可依查詢月份、訂票單位、訂票單位類型（民宿/旅行同業/小蜜蜂/直客/線上訂票）篩選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97BB" w14:textId="77777777" w:rsidR="002A0FE7" w:rsidRDefault="002A0FE7"/>
        </w:tc>
      </w:tr>
      <w:tr w:rsidR="002A0FE7" w14:paraId="00EB09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D9A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F1D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支援匯出 Excel 檔案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BF9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格式待確認：CSV 或 XLSX</w:t>
            </w:r>
          </w:p>
        </w:tc>
      </w:tr>
      <w:tr w:rsidR="0018302B" w14:paraId="31393223" w14:textId="77777777">
        <w:trPr>
          <w:ins w:id="52" w:author="哲樺 | Frank" w:date="2026-04-03T23:53:00Z" w16du:dateUtc="2026-04-03T15:53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AC14" w14:textId="7089431B" w:rsidR="0018302B" w:rsidRDefault="0018302B">
            <w:pPr>
              <w:rPr>
                <w:ins w:id="53" w:author="哲樺 | Frank" w:date="2026-04-03T23:53:00Z" w16du:dateUtc="2026-04-03T15:53:00Z"/>
                <w:rFonts w:eastAsia="Arial"/>
                <w:color w:val="222222"/>
                <w:sz w:val="18"/>
                <w:szCs w:val="18"/>
              </w:rPr>
            </w:pPr>
            <w:ins w:id="54" w:author="哲樺 | Frank" w:date="2026-04-03T23:53:00Z" w16du:dateUtc="2026-04-03T15:53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經銷商儲值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57CC" w14:textId="7D72AFDB" w:rsidR="0018302B" w:rsidRDefault="0018302B">
            <w:pPr>
              <w:rPr>
                <w:ins w:id="55" w:author="哲樺 | Frank" w:date="2026-04-03T23:53:00Z" w16du:dateUtc="2026-04-03T15:53:00Z"/>
                <w:rFonts w:eastAsia="Arial"/>
                <w:color w:val="222222"/>
                <w:sz w:val="18"/>
                <w:szCs w:val="18"/>
              </w:rPr>
            </w:pPr>
            <w:ins w:id="56" w:author="哲樺 | Frank" w:date="2026-04-03T23:53:00Z" w16du:dateUtc="2026-04-03T15:53:00Z">
              <w:r w:rsidRP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經銷商報表顯示儲值金額，由會計人員控制經銷商已儲值金額的輸入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9D4" w14:textId="77777777" w:rsidR="0018302B" w:rsidRDefault="0018302B">
            <w:pPr>
              <w:rPr>
                <w:ins w:id="57" w:author="哲樺 | Frank" w:date="2026-04-03T23:53:00Z" w16du:dateUtc="2026-04-03T15:53:00Z"/>
                <w:rFonts w:eastAsia="Arial"/>
                <w:color w:val="222222"/>
                <w:sz w:val="18"/>
                <w:szCs w:val="18"/>
              </w:rPr>
            </w:pPr>
          </w:p>
        </w:tc>
      </w:tr>
    </w:tbl>
    <w:p w14:paraId="53D555B7" w14:textId="77777777" w:rsidR="002A0FE7" w:rsidRDefault="002A0FE7">
      <w:pPr>
        <w:spacing w:before="80" w:after="80"/>
      </w:pPr>
    </w:p>
    <w:p w14:paraId="3A463363" w14:textId="77777777" w:rsidR="002A0FE7" w:rsidRDefault="00000000">
      <w:pPr>
        <w:pStyle w:val="3"/>
      </w:pPr>
      <w:r>
        <w:t>3.7.4 聯合報表</w:t>
      </w:r>
    </w:p>
    <w:p w14:paraId="322E1D1B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供具備聯合報表頁面存取權限的帳號進行跨航商對帳</w:t>
      </w:r>
    </w:p>
    <w:p w14:paraId="2E1F5ADE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三家航商為聯營狀態，旅行社訂單可能跨越多家航商</w:t>
      </w:r>
    </w:p>
    <w:p w14:paraId="03EDCA1F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核心功能：逐筆訂單顯示各航商應分配金額，作為航商之間結算依據</w:t>
      </w:r>
    </w:p>
    <w:p w14:paraId="546FC813" w14:textId="2E6348E5" w:rsidR="002A0FE7" w:rsidDel="0018302B" w:rsidRDefault="00000000">
      <w:pPr>
        <w:pStyle w:val="a4"/>
        <w:numPr>
          <w:ilvl w:val="0"/>
          <w:numId w:val="2"/>
        </w:numPr>
        <w:rPr>
          <w:del w:id="58" w:author="哲樺 | Frank" w:date="2026-04-03T23:53:00Z" w16du:dateUtc="2026-04-03T15:53:00Z"/>
        </w:rPr>
      </w:pPr>
      <w:r>
        <w:rPr>
          <w:rFonts w:eastAsia="Arial"/>
          <w:b/>
          <w:bCs/>
        </w:rPr>
        <w:t>分帳計算邏輯：</w:t>
      </w:r>
      <w:ins w:id="59" w:author="哲樺 | Frank" w:date="2026-04-03T23:53:00Z" w16du:dateUtc="2026-04-03T15:53:00Z">
        <w:r w:rsidR="0018302B" w:rsidRPr="0018302B">
          <w:rPr>
            <w:rFonts w:ascii="微軟正黑體" w:eastAsia="微軟正黑體" w:hAnsi="微軟正黑體" w:cs="微軟正黑體" w:hint="eastAsia"/>
          </w:rPr>
          <w:t>聯合報表的分潤比例跟票價無關</w:t>
        </w:r>
      </w:ins>
      <w:del w:id="60" w:author="哲樺 | Frank" w:date="2026-04-03T23:53:00Z" w16du:dateUtc="2026-04-03T15:53:00Z">
        <w:r w:rsidDel="0018302B">
          <w:rPr>
            <w:rFonts w:eastAsia="Arial"/>
          </w:rPr>
          <w:delText>每筆訂單依各航段所使用的票種歸屬航商加總金額</w:delText>
        </w:r>
      </w:del>
    </w:p>
    <w:p w14:paraId="5F5B5F4F" w14:textId="42B5AE5F" w:rsidR="002A0FE7" w:rsidRDefault="00000000" w:rsidP="0018302B">
      <w:pPr>
        <w:pStyle w:val="a4"/>
        <w:numPr>
          <w:ilvl w:val="0"/>
          <w:numId w:val="2"/>
        </w:numPr>
      </w:pPr>
      <w:del w:id="61" w:author="哲樺 | Frank" w:date="2026-04-03T23:53:00Z" w16du:dateUtc="2026-04-03T15:53:00Z">
        <w:r w:rsidRPr="0018302B" w:rsidDel="0018302B">
          <w:rPr>
            <w:rFonts w:ascii="微軟正黑體" w:eastAsia="微軟正黑體" w:hAnsi="微軟正黑體" w:cs="微軟正黑體" w:hint="eastAsia"/>
            <w:rPrChange w:id="62" w:author="哲樺 | Frank" w:date="2026-04-03T23:53:00Z" w16du:dateUtc="2026-04-03T15:53:00Z">
              <w:rPr/>
            </w:rPrChange>
          </w:rPr>
          <w:delText>範例：去程凱旋台東</w:delText>
        </w:r>
        <w:r w:rsidRPr="0018302B" w:rsidDel="0018302B">
          <w:rPr>
            <w:rFonts w:eastAsia="Arial"/>
            <w:rPrChange w:id="63" w:author="哲樺 | Frank" w:date="2026-04-03T23:53:00Z" w16du:dateUtc="2026-04-03T15:53:00Z">
              <w:rPr/>
            </w:rPrChange>
          </w:rPr>
          <w:delText>→</w:delText>
        </w:r>
        <w:r w:rsidRPr="0018302B" w:rsidDel="0018302B">
          <w:rPr>
            <w:rFonts w:ascii="微軟正黑體" w:eastAsia="微軟正黑體" w:hAnsi="微軟正黑體" w:cs="微軟正黑體" w:hint="eastAsia"/>
            <w:rPrChange w:id="64" w:author="哲樺 | Frank" w:date="2026-04-03T23:53:00Z" w16du:dateUtc="2026-04-03T15:53:00Z">
              <w:rPr/>
            </w:rPrChange>
          </w:rPr>
          <w:delText>綠島（</w:delText>
        </w:r>
        <w:r w:rsidRPr="0018302B" w:rsidDel="0018302B">
          <w:rPr>
            <w:rFonts w:eastAsia="Arial"/>
            <w:rPrChange w:id="65" w:author="哲樺 | Frank" w:date="2026-04-03T23:53:00Z" w16du:dateUtc="2026-04-03T15:53:00Z">
              <w:rPr/>
            </w:rPrChange>
          </w:rPr>
          <w:delText>NT$600</w:delText>
        </w:r>
        <w:r w:rsidRPr="0018302B" w:rsidDel="0018302B">
          <w:rPr>
            <w:rFonts w:ascii="微軟正黑體" w:eastAsia="微軟正黑體" w:hAnsi="微軟正黑體" w:cs="微軟正黑體" w:hint="eastAsia"/>
            <w:rPrChange w:id="66" w:author="哲樺 | Frank" w:date="2026-04-03T23:53:00Z" w16du:dateUtc="2026-04-03T15:53:00Z">
              <w:rPr/>
            </w:rPrChange>
          </w:rPr>
          <w:delText>）</w:delText>
        </w:r>
        <w:r w:rsidRPr="0018302B" w:rsidDel="0018302B">
          <w:rPr>
            <w:rFonts w:eastAsia="Arial"/>
            <w:rPrChange w:id="67" w:author="哲樺 | Frank" w:date="2026-04-03T23:53:00Z" w16du:dateUtc="2026-04-03T15:53:00Z">
              <w:rPr/>
            </w:rPrChange>
          </w:rPr>
          <w:delText xml:space="preserve">+ </w:delText>
        </w:r>
        <w:r w:rsidRPr="0018302B" w:rsidDel="0018302B">
          <w:rPr>
            <w:rFonts w:ascii="微軟正黑體" w:eastAsia="微軟正黑體" w:hAnsi="微軟正黑體" w:cs="微軟正黑體" w:hint="eastAsia"/>
            <w:rPrChange w:id="68" w:author="哲樺 | Frank" w:date="2026-04-03T23:53:00Z" w16du:dateUtc="2026-04-03T15:53:00Z">
              <w:rPr/>
            </w:rPrChange>
          </w:rPr>
          <w:delText>回程金星綠島</w:delText>
        </w:r>
        <w:r w:rsidRPr="0018302B" w:rsidDel="0018302B">
          <w:rPr>
            <w:rFonts w:eastAsia="Arial"/>
            <w:rPrChange w:id="69" w:author="哲樺 | Frank" w:date="2026-04-03T23:53:00Z" w16du:dateUtc="2026-04-03T15:53:00Z">
              <w:rPr/>
            </w:rPrChange>
          </w:rPr>
          <w:delText>→</w:delText>
        </w:r>
        <w:r w:rsidRPr="0018302B" w:rsidDel="0018302B">
          <w:rPr>
            <w:rFonts w:ascii="微軟正黑體" w:eastAsia="微軟正黑體" w:hAnsi="微軟正黑體" w:cs="微軟正黑體" w:hint="eastAsia"/>
            <w:rPrChange w:id="70" w:author="哲樺 | Frank" w:date="2026-04-03T23:53:00Z" w16du:dateUtc="2026-04-03T15:53:00Z">
              <w:rPr/>
            </w:rPrChange>
          </w:rPr>
          <w:delText>台東（</w:delText>
        </w:r>
        <w:r w:rsidRPr="0018302B" w:rsidDel="0018302B">
          <w:rPr>
            <w:rFonts w:eastAsia="Arial"/>
            <w:rPrChange w:id="71" w:author="哲樺 | Frank" w:date="2026-04-03T23:53:00Z" w16du:dateUtc="2026-04-03T15:53:00Z">
              <w:rPr/>
            </w:rPrChange>
          </w:rPr>
          <w:delText>NT$550</w:delText>
        </w:r>
        <w:r w:rsidRPr="0018302B" w:rsidDel="0018302B">
          <w:rPr>
            <w:rFonts w:ascii="微軟正黑體" w:eastAsia="微軟正黑體" w:hAnsi="微軟正黑體" w:cs="微軟正黑體" w:hint="eastAsia"/>
            <w:rPrChange w:id="72" w:author="哲樺 | Frank" w:date="2026-04-03T23:53:00Z" w16du:dateUtc="2026-04-03T15:53:00Z">
              <w:rPr/>
            </w:rPrChange>
          </w:rPr>
          <w:delText>）</w:delText>
        </w:r>
        <w:r w:rsidRPr="0018302B" w:rsidDel="0018302B">
          <w:rPr>
            <w:rFonts w:eastAsia="Arial"/>
            <w:rPrChange w:id="73" w:author="哲樺 | Frank" w:date="2026-04-03T23:53:00Z" w16du:dateUtc="2026-04-03T15:53:00Z">
              <w:rPr/>
            </w:rPrChange>
          </w:rPr>
          <w:delText xml:space="preserve">→ </w:delText>
        </w:r>
        <w:r w:rsidRPr="0018302B" w:rsidDel="0018302B">
          <w:rPr>
            <w:rFonts w:ascii="微軟正黑體" w:eastAsia="微軟正黑體" w:hAnsi="微軟正黑體" w:cs="微軟正黑體" w:hint="eastAsia"/>
            <w:rPrChange w:id="74" w:author="哲樺 | Frank" w:date="2026-04-03T23:53:00Z" w16du:dateUtc="2026-04-03T15:53:00Z">
              <w:rPr/>
            </w:rPrChange>
          </w:rPr>
          <w:delText>凱旋應收</w:delText>
        </w:r>
        <w:r w:rsidRPr="0018302B" w:rsidDel="0018302B">
          <w:rPr>
            <w:rFonts w:eastAsia="Arial"/>
            <w:rPrChange w:id="75" w:author="哲樺 | Frank" w:date="2026-04-03T23:53:00Z" w16du:dateUtc="2026-04-03T15:53:00Z">
              <w:rPr/>
            </w:rPrChange>
          </w:rPr>
          <w:delText xml:space="preserve"> NT$600</w:delText>
        </w:r>
        <w:r w:rsidRPr="0018302B" w:rsidDel="0018302B">
          <w:rPr>
            <w:rFonts w:ascii="微軟正黑體" w:eastAsia="微軟正黑體" w:hAnsi="微軟正黑體" w:cs="微軟正黑體" w:hint="eastAsia"/>
            <w:rPrChange w:id="76" w:author="哲樺 | Frank" w:date="2026-04-03T23:53:00Z" w16du:dateUtc="2026-04-03T15:53:00Z">
              <w:rPr/>
            </w:rPrChange>
          </w:rPr>
          <w:delText>、金星應收</w:delText>
        </w:r>
        <w:r w:rsidRPr="0018302B" w:rsidDel="0018302B">
          <w:rPr>
            <w:rFonts w:eastAsia="Arial"/>
            <w:rPrChange w:id="77" w:author="哲樺 | Frank" w:date="2026-04-03T23:53:00Z" w16du:dateUtc="2026-04-03T15:53:00Z">
              <w:rPr/>
            </w:rPrChange>
          </w:rPr>
          <w:delText xml:space="preserve"> NT$550</w:delText>
        </w:r>
        <w:r w:rsidRPr="0018302B" w:rsidDel="0018302B">
          <w:rPr>
            <w:rFonts w:ascii="微軟正黑體" w:eastAsia="微軟正黑體" w:hAnsi="微軟正黑體" w:cs="微軟正黑體" w:hint="eastAsia"/>
            <w:rPrChange w:id="78" w:author="哲樺 | Frank" w:date="2026-04-03T23:53:00Z" w16du:dateUtc="2026-04-03T15:53:00Z">
              <w:rPr/>
            </w:rPrChange>
          </w:rPr>
          <w:delText>，款項由簽約航商收取後撥付</w:delText>
        </w:r>
      </w:del>
    </w:p>
    <w:p w14:paraId="4F6454CE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6714703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4D6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8DA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275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49A42C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0E3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跨航商訂單列表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754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顯示包含多家航商票種的訂單，每筆訂單顯示各航商應分配金額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E795" w14:textId="77777777" w:rsidR="002A0FE7" w:rsidRDefault="002A0FE7"/>
        </w:tc>
      </w:tr>
      <w:tr w:rsidR="002A0FE7" w14:paraId="5BB3351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122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分帳金額計算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CB2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依各航段票種所屬航商自動加總，系統計算每筆訂單各航商應收金額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ED2B" w14:textId="77777777" w:rsidR="002A0FE7" w:rsidRDefault="002A0FE7"/>
        </w:tc>
      </w:tr>
      <w:tr w:rsidR="002A0FE7" w14:paraId="27E11B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264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簽約航商顯示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209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顯示每筆訂單的簽約航商（實際收款方）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61C1" w14:textId="77777777" w:rsidR="002A0FE7" w:rsidRDefault="002A0FE7"/>
        </w:tc>
      </w:tr>
      <w:tr w:rsidR="002A0FE7" w14:paraId="0B9B999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717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航商彙總統計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360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依查詢期間彙總各航商應收金額總計，供對帳使用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5793" w14:textId="77777777" w:rsidR="002A0FE7" w:rsidRDefault="002A0FE7"/>
        </w:tc>
      </w:tr>
      <w:tr w:rsidR="002A0FE7" w14:paraId="4997C8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F59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查詢條件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E49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可依查詢月份、航商範圍（單選或多選）篩選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522F" w14:textId="77777777" w:rsidR="002A0FE7" w:rsidRDefault="002A0FE7"/>
        </w:tc>
      </w:tr>
      <w:tr w:rsidR="002A0FE7" w14:paraId="2D09F3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E41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820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支援匯出 Excel 檔案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06E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格式待確認：CSV 或 XLSX</w:t>
            </w:r>
          </w:p>
        </w:tc>
      </w:tr>
    </w:tbl>
    <w:p w14:paraId="71C91576" w14:textId="77777777" w:rsidR="002A0FE7" w:rsidRDefault="00000000">
      <w:pPr>
        <w:pStyle w:val="2"/>
        <w:pBdr>
          <w:bottom w:val="single" w:sz="2" w:space="2" w:color="D6E4F0"/>
        </w:pBdr>
      </w:pPr>
      <w:r>
        <w:t>3.8 異動記錄查詢</w:t>
      </w:r>
    </w:p>
    <w:p w14:paraId="4A494D4C" w14:textId="77777777" w:rsidR="002A0FE7" w:rsidRDefault="00000000">
      <w:pPr>
        <w:spacing w:after="80"/>
      </w:pPr>
      <w:r>
        <w:rPr>
          <w:rFonts w:eastAsia="Arial"/>
        </w:rPr>
        <w:t>提供全系統所有模組的操作稽核追蹤，任何資料的新增、修改、刪除行為均可查詢，供管理人員追蹤是誰在何時對哪筆資料做了什麼操作。</w:t>
      </w:r>
    </w:p>
    <w:p w14:paraId="792738FE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017F821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670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lastRenderedPageBreak/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447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CAD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1DB6E64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FE0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模組篩選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08D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可依功能模組篩選（訂單/帳號/票種/航點航段/船隻/航班/白名單/角色權限等）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4C4D" w14:textId="77777777" w:rsidR="002A0FE7" w:rsidRDefault="002A0FE7"/>
        </w:tc>
      </w:tr>
      <w:tr w:rsidR="002A0FE7" w14:paraId="14B9625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DC4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查詢條件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1F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可依操作者帳號、資料名稱或編號、日期範圍查詢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0D9F" w14:textId="77777777" w:rsidR="002A0FE7" w:rsidRDefault="002A0FE7"/>
        </w:tc>
      </w:tr>
      <w:tr w:rsidR="002A0FE7" w14:paraId="7F5FA8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8AF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異動類型篩選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DEE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可篩選操作類型（新增/修改/刪除）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0E19" w14:textId="77777777" w:rsidR="002A0FE7" w:rsidRDefault="002A0FE7"/>
        </w:tc>
      </w:tr>
      <w:tr w:rsidR="002A0FE7" w14:paraId="3BC75A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B10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異動詳細內容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E60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顯示每筆異動的變更前後狀態、操作者帳號與時間戳記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D3F6" w14:textId="77777777" w:rsidR="002A0FE7" w:rsidRDefault="002A0FE7"/>
        </w:tc>
      </w:tr>
    </w:tbl>
    <w:p w14:paraId="69DAAFE8" w14:textId="77777777" w:rsidR="002A0FE7" w:rsidRDefault="00000000">
      <w:pPr>
        <w:pStyle w:val="2"/>
        <w:pBdr>
          <w:bottom w:val="single" w:sz="2" w:space="2" w:color="D6E4F0"/>
        </w:pBdr>
      </w:pPr>
      <w:r>
        <w:t>3.9 儀表板</w:t>
      </w:r>
    </w:p>
    <w:p w14:paraId="059B4F65" w14:textId="77777777" w:rsidR="002A0FE7" w:rsidRDefault="00000000">
      <w:pPr>
        <w:spacing w:after="80"/>
      </w:pPr>
      <w:r>
        <w:rPr>
          <w:rFonts w:eastAsia="Arial"/>
        </w:rPr>
        <w:t>提供後台人員即時查看當日航班的配額與銷售狀況，作為快速決策的參考依據，無需進入各子頁面逐一確認。</w:t>
      </w:r>
    </w:p>
    <w:p w14:paraId="32418FB0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098EC8E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1D0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FB1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C31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018368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42A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即時航班配額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AAE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顯示各航班的總座位數、散客配額、保留位數量、各通路已售數量、剩餘可售座位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773F" w14:textId="77777777" w:rsidR="002A0FE7" w:rsidRDefault="002A0FE7"/>
        </w:tc>
      </w:tr>
      <w:tr w:rsidR="002A0FE7" w14:paraId="5597A8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540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日期切換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9E0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可切換查看不同日期的航班狀況，預設顯示當天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95AC" w14:textId="77777777" w:rsidR="002A0FE7" w:rsidRDefault="002A0FE7"/>
        </w:tc>
      </w:tr>
      <w:tr w:rsidR="002A0FE7" w14:paraId="5AFF89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397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航段篩選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531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可依航段篩選顯示的航班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0F58" w14:textId="77777777" w:rsidR="002A0FE7" w:rsidRDefault="002A0FE7"/>
        </w:tc>
      </w:tr>
    </w:tbl>
    <w:p w14:paraId="1843FB23" w14:textId="77777777" w:rsidR="002A0FE7" w:rsidRDefault="00000000">
      <w:pPr>
        <w:pStyle w:val="2"/>
        <w:pBdr>
          <w:bottom w:val="single" w:sz="2" w:space="2" w:color="D6E4F0"/>
        </w:pBdr>
      </w:pPr>
      <w:r>
        <w:t>3.10 碼頭 QR Code 核銷</w:t>
      </w:r>
    </w:p>
    <w:p w14:paraId="03063A38" w14:textId="77777777" w:rsidR="002A0FE7" w:rsidRDefault="00000000">
      <w:pPr>
        <w:pBdr>
          <w:left w:val="thick" w:sz="8" w:space="6" w:color="F0B429"/>
        </w:pBdr>
        <w:shd w:val="clear" w:color="auto" w:fill="FFF9E6"/>
        <w:spacing w:before="120" w:after="120"/>
        <w:ind w:left="200"/>
      </w:pPr>
      <w:r>
        <w:rPr>
          <w:rFonts w:eastAsia="Arial"/>
          <w:i/>
          <w:iCs/>
          <w:sz w:val="18"/>
          <w:szCs w:val="18"/>
        </w:rPr>
        <w:t>獨立的碼頭核銷子應用，供航務人員在碼頭現場使用。帳號由後台航商管理員建立，登入後選擇航段與航班即可開始核銷。</w:t>
      </w:r>
    </w:p>
    <w:p w14:paraId="20F43B48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5E92F28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F0D4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E449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943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953D7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F7D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航務人員登入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E80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以帳號密碼登入核銷系統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08F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帳號由後台航商管理員建立（角色：航務人員）</w:t>
            </w:r>
          </w:p>
        </w:tc>
      </w:tr>
      <w:tr w:rsidR="002A0FE7" w14:paraId="592C73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EA6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航段選擇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E5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登入後選擇欲核銷的航段，資料來源為航務系統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CD93" w14:textId="77777777" w:rsidR="002A0FE7" w:rsidRDefault="002A0FE7"/>
        </w:tc>
      </w:tr>
      <w:tr w:rsidR="002A0FE7" w14:paraId="2FB3994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A2B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航班選擇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28D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依所選航段顯示當日航班清單，資料來源為航務系統當日航班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B2F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船班清單依賴航段選擇</w:t>
            </w:r>
          </w:p>
        </w:tc>
      </w:tr>
      <w:tr w:rsidR="002A0FE7" w14:paraId="4A8F71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D8F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QR Code 掃描驗票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6C3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選定航班後開始核銷，掃描旅客 QR Code 進行驗票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ACA7" w14:textId="77777777" w:rsidR="002A0FE7" w:rsidRDefault="002A0FE7"/>
        </w:tc>
      </w:tr>
      <w:tr w:rsidR="002A0FE7" w14:paraId="720F02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94C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登船狀態更新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DA3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核銷成功後，該票券狀態更新為「已登船」，同步反映至後台訂單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BCCE" w14:textId="77777777" w:rsidR="002A0FE7" w:rsidRDefault="002A0FE7"/>
        </w:tc>
      </w:tr>
      <w:tr w:rsidR="0018302B" w14:paraId="4191DC48" w14:textId="77777777">
        <w:trPr>
          <w:ins w:id="79" w:author="哲樺 | Frank" w:date="2026-04-03T23:54:00Z" w16du:dateUtc="2026-04-03T15:54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7638" w14:textId="7266832B" w:rsidR="0018302B" w:rsidRDefault="0018302B">
            <w:pPr>
              <w:rPr>
                <w:ins w:id="80" w:author="哲樺 | Frank" w:date="2026-04-03T23:54:00Z" w16du:dateUtc="2026-04-03T15:54:00Z"/>
                <w:rFonts w:eastAsia="Arial"/>
                <w:color w:val="222222"/>
                <w:sz w:val="18"/>
                <w:szCs w:val="18"/>
              </w:rPr>
            </w:pPr>
            <w:ins w:id="81" w:author="哲樺 | Frank" w:date="2026-04-03T23:54:00Z" w16du:dateUtc="2026-04-03T15:54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快速訂票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EB2E" w14:textId="7B1F5BA7" w:rsidR="0018302B" w:rsidRDefault="0018302B">
            <w:pPr>
              <w:rPr>
                <w:ins w:id="82" w:author="哲樺 | Frank" w:date="2026-04-03T23:54:00Z" w16du:dateUtc="2026-04-03T15:54:00Z"/>
                <w:rFonts w:eastAsia="Arial" w:hint="eastAsia"/>
                <w:color w:val="222222"/>
                <w:sz w:val="18"/>
                <w:szCs w:val="18"/>
              </w:rPr>
            </w:pPr>
            <w:ins w:id="83" w:author="哲樺 | Frank" w:date="2026-04-03T23:54:00Z" w16du:dateUtc="2026-04-03T15:54:00Z">
              <w:r w:rsidRP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船務人員可快速訂票</w:t>
              </w:r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，用於颱風天、鄉民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1D53" w14:textId="77777777" w:rsidR="0018302B" w:rsidRDefault="0018302B">
            <w:pPr>
              <w:rPr>
                <w:ins w:id="84" w:author="哲樺 | Frank" w:date="2026-04-03T23:54:00Z" w16du:dateUtc="2026-04-03T15:54:00Z"/>
              </w:rPr>
            </w:pPr>
          </w:p>
        </w:tc>
      </w:tr>
      <w:tr w:rsidR="0018302B" w14:paraId="6613B1F3" w14:textId="77777777">
        <w:trPr>
          <w:ins w:id="85" w:author="哲樺 | Frank" w:date="2026-04-03T23:53:00Z" w16du:dateUtc="2026-04-03T15:53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B3F5" w14:textId="6494BDB8" w:rsidR="0018302B" w:rsidRDefault="0018302B">
            <w:pPr>
              <w:rPr>
                <w:ins w:id="86" w:author="哲樺 | Frank" w:date="2026-04-03T23:53:00Z" w16du:dateUtc="2026-04-03T15:53:00Z"/>
                <w:rFonts w:eastAsia="Arial"/>
                <w:color w:val="222222"/>
                <w:sz w:val="18"/>
                <w:szCs w:val="18"/>
              </w:rPr>
            </w:pPr>
            <w:ins w:id="87" w:author="哲樺 | Frank" w:date="2026-04-03T23:53:00Z" w16du:dateUtc="2026-04-03T15:53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快速換票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3E1" w14:textId="0EFABC0B" w:rsidR="0018302B" w:rsidRDefault="0018302B">
            <w:pPr>
              <w:rPr>
                <w:ins w:id="88" w:author="哲樺 | Frank" w:date="2026-04-03T23:53:00Z" w16du:dateUtc="2026-04-03T15:53:00Z"/>
                <w:rFonts w:eastAsia="Arial"/>
                <w:color w:val="222222"/>
                <w:sz w:val="18"/>
                <w:szCs w:val="18"/>
              </w:rPr>
            </w:pPr>
            <w:ins w:id="89" w:author="哲樺 | Frank" w:date="2026-04-03T23:53:00Z" w16du:dateUtc="2026-04-03T15:53:00Z">
              <w:r w:rsidRP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驗票驗到不同航班時，出現提示選項是否快速變更航班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4937" w14:textId="77777777" w:rsidR="0018302B" w:rsidRDefault="0018302B">
            <w:pPr>
              <w:rPr>
                <w:ins w:id="90" w:author="哲樺 | Frank" w:date="2026-04-03T23:53:00Z" w16du:dateUtc="2026-04-03T15:53:00Z"/>
              </w:rPr>
            </w:pPr>
          </w:p>
        </w:tc>
      </w:tr>
    </w:tbl>
    <w:p w14:paraId="44DA1687" w14:textId="77777777" w:rsidR="002A0FE7" w:rsidRDefault="002A0FE7">
      <w:pPr>
        <w:spacing w:before="80" w:after="80"/>
      </w:pPr>
    </w:p>
    <w:p w14:paraId="7D9F1F2B" w14:textId="77777777" w:rsidR="002A0FE7" w:rsidRDefault="00000000">
      <w:pPr>
        <w:spacing w:before="160" w:after="60"/>
      </w:pPr>
      <w:r>
        <w:rPr>
          <w:rFonts w:eastAsia="Arial"/>
          <w:b/>
          <w:bCs/>
          <w:color w:val="1F4E8C"/>
          <w:sz w:val="18"/>
          <w:szCs w:val="18"/>
        </w:rPr>
        <w:t>帳號建立說明（後台操作）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2A0FE7" w14:paraId="56328B44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A49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步驟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1064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</w:tr>
      <w:tr w:rsidR="002A0FE7" w14:paraId="706899A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9FB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44E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航商管理員於後台「帳號管理」建立航務人員帳號</w:t>
            </w:r>
          </w:p>
        </w:tc>
      </w:tr>
      <w:tr w:rsidR="002A0FE7" w14:paraId="3C05BB1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3F5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8B6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綁定「航務人員」角色（限制僅可存取核銷系統）</w:t>
            </w:r>
          </w:p>
        </w:tc>
      </w:tr>
      <w:tr w:rsidR="002A0FE7" w14:paraId="68AC913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746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B5F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航務人員以此帳號登入碼頭核銷 App</w:t>
            </w:r>
          </w:p>
        </w:tc>
      </w:tr>
    </w:tbl>
    <w:p w14:paraId="3F4B49A3" w14:textId="77777777" w:rsidR="002A0FE7" w:rsidRDefault="00000000">
      <w:pPr>
        <w:pStyle w:val="2"/>
        <w:pBdr>
          <w:bottom w:val="single" w:sz="2" w:space="2" w:color="D6E4F0"/>
        </w:pBdr>
      </w:pPr>
      <w:r>
        <w:t>3.11 線上訂票（前台）</w:t>
      </w:r>
    </w:p>
    <w:p w14:paraId="4654D293" w14:textId="77777777" w:rsidR="002A0FE7" w:rsidRDefault="00000000">
      <w:pPr>
        <w:spacing w:after="80"/>
      </w:pPr>
      <w:r>
        <w:rPr>
          <w:rFonts w:eastAsia="Arial"/>
        </w:rPr>
        <w:lastRenderedPageBreak/>
        <w:t>線上訂票前台透過 Line LIFF 提供旅客自助訂票服務，以 Line 帳號作為會員身份。初期完成訂票流程（不含線上付款）；後續整合合作金庫金流，支援線上付款與退款同步。</w:t>
      </w:r>
    </w:p>
    <w:p w14:paraId="3F1F1B82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19FBE2D4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165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698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B93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7B7DA4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A30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Line 帳號登入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00D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透過 Line LIFF 以 Line 帳號登入，不需另行註冊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01B8" w14:textId="77777777" w:rsidR="002A0FE7" w:rsidRDefault="002A0FE7"/>
        </w:tc>
      </w:tr>
      <w:tr w:rsidR="002A0FE7" w14:paraId="2E1308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F00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航線與日期選擇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2E4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旅客選擇出發航線、日期與人數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4FED" w14:textId="77777777" w:rsidR="002A0FE7" w:rsidRDefault="002A0FE7"/>
        </w:tc>
      </w:tr>
      <w:tr w:rsidR="002A0FE7" w14:paraId="1957794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A75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船班查詢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B58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依選擇的航線與日期顯示可訂船班及剩餘座位數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F993" w14:textId="77777777" w:rsidR="002A0FE7" w:rsidRDefault="002A0FE7"/>
        </w:tc>
      </w:tr>
      <w:tr w:rsidR="002A0FE7" w14:paraId="491E62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9DA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票種選擇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9E62" w14:textId="031B6C45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依航線顯示可購票種（全票、半票</w:t>
            </w:r>
            <w:r w:rsidR="00840A3F">
              <w:rPr>
                <w:rFonts w:ascii="微軟正黑體" w:eastAsia="微軟正黑體" w:hAnsi="微軟正黑體" w:cs="微軟正黑體" w:hint="eastAsia"/>
                <w:color w:val="222222"/>
                <w:sz w:val="18"/>
                <w:szCs w:val="18"/>
              </w:rPr>
              <w:t>、</w:t>
            </w:r>
            <w:r w:rsidR="00840A3F">
              <w:rPr>
                <w:rFonts w:eastAsia="Arial"/>
                <w:color w:val="222222"/>
                <w:sz w:val="18"/>
                <w:szCs w:val="18"/>
              </w:rPr>
              <w:t>特殊票種</w:t>
            </w:r>
            <w:r>
              <w:rPr>
                <w:rFonts w:eastAsia="Arial"/>
                <w:color w:val="222222"/>
                <w:sz w:val="18"/>
                <w:szCs w:val="18"/>
              </w:rPr>
              <w:t>等）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F9B5" w14:textId="77777777" w:rsidR="002A0FE7" w:rsidRDefault="002A0FE7"/>
        </w:tc>
      </w:tr>
      <w:tr w:rsidR="002A0FE7" w14:paraId="161E6A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A49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訂單送出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1C9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確認後建立訂單，訂單類型標記為「線上訂購」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8282" w14:textId="77777777" w:rsidR="002A0FE7" w:rsidRDefault="002A0FE7"/>
        </w:tc>
      </w:tr>
      <w:tr w:rsidR="002A0FE7" w14:paraId="755FC3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0F7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訂單查詢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3B2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旅客可查看自身歷史訂單與票券狀態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ACCC" w14:textId="77777777" w:rsidR="002A0FE7" w:rsidRDefault="002A0FE7"/>
        </w:tc>
      </w:tr>
      <w:tr w:rsidR="002A0FE7" w14:paraId="5C427F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650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QR Code 票券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8626" w14:textId="1131EB58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訂單成立後</w:t>
            </w:r>
            <w:r w:rsidR="00840A3F">
              <w:rPr>
                <w:rFonts w:ascii="微軟正黑體" w:eastAsia="微軟正黑體" w:hAnsi="微軟正黑體" w:cs="微軟正黑體" w:hint="eastAsia"/>
                <w:color w:val="222222"/>
                <w:sz w:val="18"/>
                <w:szCs w:val="18"/>
              </w:rPr>
              <w:t>提示至櫃臺取票</w:t>
            </w:r>
            <w:r>
              <w:rPr>
                <w:rFonts w:eastAsia="Arial"/>
                <w:color w:val="222222"/>
                <w:sz w:val="18"/>
                <w:szCs w:val="18"/>
              </w:rPr>
              <w:t>，供碼頭核銷使用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3A17" w14:textId="77777777" w:rsidR="002A0FE7" w:rsidRDefault="002A0FE7"/>
        </w:tc>
      </w:tr>
      <w:tr w:rsidR="002A0FE7" w14:paraId="55C310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1BC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線上付款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250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整合合作金庫金流，旅客線上完成付款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CD9E" w14:textId="77777777" w:rsidR="002A0FE7" w:rsidRDefault="002A0FE7"/>
        </w:tc>
      </w:tr>
      <w:tr w:rsidR="002A0FE7" w14:paraId="023414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1A2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後台取消同步退刷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4A5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後台取消訂單時自動觸發退款至旅客付款帳戶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F02F" w14:textId="77777777" w:rsidR="002A0FE7" w:rsidRDefault="002A0FE7"/>
        </w:tc>
      </w:tr>
    </w:tbl>
    <w:p w14:paraId="2301E775" w14:textId="77777777" w:rsidR="002A0FE7" w:rsidRDefault="00000000">
      <w:pPr>
        <w:pStyle w:val="2"/>
        <w:pBdr>
          <w:bottom w:val="single" w:sz="2" w:space="2" w:color="D6E4F0"/>
        </w:pBdr>
      </w:pPr>
      <w:r>
        <w:t>3.14 系統管理</w:t>
      </w:r>
    </w:p>
    <w:p w14:paraId="1B193F43" w14:textId="77777777" w:rsidR="002A0FE7" w:rsidRDefault="00000000">
      <w:pPr>
        <w:spacing w:after="80"/>
      </w:pPr>
      <w:r>
        <w:rPr>
          <w:rFonts w:eastAsia="Arial"/>
        </w:rPr>
        <w:t>系統管理類別涵蓋帳號設定（偏好設定）、票種配置、帳號管理、角色管理及權限管理，由 RBAC 控管各子頁面的存取權限。</w:t>
      </w:r>
    </w:p>
    <w:p w14:paraId="329CA9F5" w14:textId="77777777" w:rsidR="002A0FE7" w:rsidRDefault="002A0FE7">
      <w:pPr>
        <w:spacing w:before="80" w:after="80"/>
      </w:pPr>
    </w:p>
    <w:p w14:paraId="3F30F3D2" w14:textId="77777777" w:rsidR="002A0FE7" w:rsidRDefault="00000000">
      <w:pPr>
        <w:pStyle w:val="3"/>
      </w:pPr>
      <w:r>
        <w:t>3.14.1 偏好設定</w:t>
      </w:r>
    </w:p>
    <w:p w14:paraId="540694A2" w14:textId="77777777" w:rsidR="002A0FE7" w:rsidRDefault="00000000">
      <w:pPr>
        <w:spacing w:after="80"/>
      </w:pPr>
      <w:r>
        <w:rPr>
          <w:rFonts w:eastAsia="Arial"/>
        </w:rPr>
        <w:t>供登入帳號調整個人帳號設定，包含密碼修改、介面語言等個人化選項。</w:t>
      </w:r>
    </w:p>
    <w:p w14:paraId="1B80E06C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D62462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535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351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1F8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6D302F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C33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修改密碼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64C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使用者自行修改登入密碼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EE2D" w14:textId="77777777" w:rsidR="002A0FE7" w:rsidRDefault="002A0FE7"/>
        </w:tc>
      </w:tr>
      <w:tr w:rsidR="002A0FE7" w14:paraId="5CBA3E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E03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語言設定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207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選擇系統介面顯示語言（如繁體中文）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DBD5" w14:textId="77777777" w:rsidR="002A0FE7" w:rsidRDefault="002A0FE7"/>
        </w:tc>
      </w:tr>
    </w:tbl>
    <w:p w14:paraId="6FEDC02A" w14:textId="77777777" w:rsidR="002A0FE7" w:rsidRDefault="00000000">
      <w:pPr>
        <w:pStyle w:val="3"/>
      </w:pPr>
      <w:r>
        <w:t>3.14.2 系統管理 — 票種配置</w:t>
      </w:r>
    </w:p>
    <w:p w14:paraId="0EF1FF1A" w14:textId="77777777" w:rsidR="002A0FE7" w:rsidRDefault="00000000">
      <w:pPr>
        <w:spacing w:after="80"/>
      </w:pPr>
      <w:r>
        <w:rPr>
          <w:rFonts w:eastAsia="Arial"/>
        </w:rPr>
        <w:t>票種配置頁面維護系統內所有可用的票種名稱與類型選項，作為各航商建立票種時的共用選單來源。透過集中管理確保三家聯營航商使用一致的票種名稱，避免各自命名不一致導致的媒合問題。此頁面由系統管理分類統一控管，存取權限透過 RBAC 設定。</w:t>
      </w:r>
    </w:p>
    <w:p w14:paraId="74D434E0" w14:textId="77777777" w:rsidR="002A0FE7" w:rsidRDefault="002A0FE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0A2619B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6A91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F374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542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710612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2D4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票種名稱清單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13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顯示所有可用票種名稱（如現場全票、民宿全票、居民票、愛心票等）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6D12" w14:textId="77777777" w:rsidR="002A0FE7" w:rsidRDefault="002A0FE7"/>
        </w:tc>
      </w:tr>
      <w:tr w:rsidR="002A0FE7" w14:paraId="4FD7C8E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0C1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新增票種名稱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845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新增一個可供各航商選用的票種名稱項目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9BD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需具備此頁面新增權限</w:t>
            </w:r>
          </w:p>
        </w:tc>
      </w:tr>
      <w:tr w:rsidR="002A0FE7" w14:paraId="3C30AB2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086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票種類型清單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4F8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顯示所有可用票種類型（如全票、半票）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A84E" w14:textId="77777777" w:rsidR="002A0FE7" w:rsidRDefault="002A0FE7"/>
        </w:tc>
      </w:tr>
      <w:tr w:rsidR="002A0FE7" w14:paraId="0223E6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CEF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新增票種類型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48C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新增一個可供各航商選用的類型項目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920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需具備此頁面新增權限</w:t>
            </w:r>
          </w:p>
        </w:tc>
      </w:tr>
      <w:tr w:rsidR="002A0FE7" w14:paraId="3CDB0D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5C8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D21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可停用已不再使用的名稱或類型項目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14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停用後不影響已建立的票種</w:t>
            </w:r>
          </w:p>
        </w:tc>
      </w:tr>
      <w:tr w:rsidR="002A0FE7" w14:paraId="443552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636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lastRenderedPageBreak/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EB9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C7CA" w14:textId="77777777" w:rsidR="002A0FE7" w:rsidRDefault="002A0FE7"/>
        </w:tc>
      </w:tr>
    </w:tbl>
    <w:p w14:paraId="4CA107C3" w14:textId="77777777" w:rsidR="002A0FE7" w:rsidRDefault="00000000">
      <w:pPr>
        <w:pStyle w:val="3"/>
      </w:pPr>
      <w:r>
        <w:t>3.14.3 帳號管理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68BB85C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AB9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95D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C02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535C299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664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BD9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顯示所有帳號；欄位含使用者名稱、聯絡人、電話、角色、驗證狀態；可依角色、驗證狀態篩選，支援關鍵字搜尋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BB3F" w14:textId="77777777" w:rsidR="002A0FE7" w:rsidRDefault="002A0FE7"/>
        </w:tc>
      </w:tr>
      <w:tr w:rsidR="002A0FE7" w14:paraId="3D04654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620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新增帳號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43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設定使用者名稱、聯絡人、電話，綁定角色群組，設定可販售票種及各航段折扣與啟用日期，系統自動帶入票種預設售價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50A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需先建立角色</w:t>
            </w:r>
          </w:p>
        </w:tc>
      </w:tr>
      <w:tr w:rsidR="002A0FE7" w14:paraId="5408BB1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D2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驗證狀態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D41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帳號建立後需驗證方可正常使用，狀態分為「已驗證」/「未驗證」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6579" w14:textId="77777777" w:rsidR="002A0FE7" w:rsidRDefault="002A0FE7"/>
        </w:tc>
      </w:tr>
      <w:tr w:rsidR="002A0FE7" w14:paraId="4A7024B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E71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帳戶停用/啟用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D62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可暫停或恢復帳戶的存取權限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D250" w14:textId="77777777" w:rsidR="002A0FE7" w:rsidRDefault="002A0FE7"/>
        </w:tc>
      </w:tr>
      <w:tr w:rsidR="002A0FE7" w14:paraId="0D8704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A8F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編輯帳號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05A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可修改帳號資料（聯絡人、電話、角色綁定等）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5273" w14:textId="77777777" w:rsidR="002A0FE7" w:rsidRDefault="002A0FE7"/>
        </w:tc>
      </w:tr>
      <w:tr w:rsidR="002A0FE7" w14:paraId="1E2325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631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密碼重置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36A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管理員可強制重設任一用戶密碼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9C6E" w14:textId="77777777" w:rsidR="002A0FE7" w:rsidRDefault="002A0FE7"/>
        </w:tc>
      </w:tr>
      <w:tr w:rsidR="002A0FE7" w14:paraId="7531DE5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49B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C9E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3CEA" w14:textId="77777777" w:rsidR="002A0FE7" w:rsidRDefault="002A0FE7"/>
        </w:tc>
      </w:tr>
      <w:tr w:rsidR="0018302B" w14:paraId="2E38E5EC" w14:textId="77777777">
        <w:trPr>
          <w:ins w:id="91" w:author="哲樺 | Frank" w:date="2026-04-03T23:55:00Z" w16du:dateUtc="2026-04-03T15:55:00Z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72A" w14:textId="4DC63F5E" w:rsidR="0018302B" w:rsidRDefault="0018302B">
            <w:pPr>
              <w:rPr>
                <w:ins w:id="92" w:author="哲樺 | Frank" w:date="2026-04-03T23:55:00Z" w16du:dateUtc="2026-04-03T15:55:00Z"/>
                <w:rFonts w:eastAsia="Arial"/>
                <w:color w:val="222222"/>
                <w:sz w:val="18"/>
                <w:szCs w:val="18"/>
              </w:rPr>
            </w:pPr>
            <w:ins w:id="93" w:author="哲樺 | Frank" w:date="2026-04-03T23:55:00Z" w16du:dateUtc="2026-04-03T15:55:00Z">
              <w:r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航港局用帳號</w:t>
              </w:r>
            </w:ins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196F" w14:textId="30C7A182" w:rsidR="0018302B" w:rsidRDefault="0018302B">
            <w:pPr>
              <w:rPr>
                <w:ins w:id="94" w:author="哲樺 | Frank" w:date="2026-04-03T23:55:00Z" w16du:dateUtc="2026-04-03T15:55:00Z"/>
                <w:rFonts w:eastAsia="Arial"/>
                <w:color w:val="222222"/>
                <w:sz w:val="18"/>
                <w:szCs w:val="18"/>
              </w:rPr>
            </w:pPr>
            <w:ins w:id="95" w:author="哲樺 | Frank" w:date="2026-04-03T23:55:00Z" w16du:dateUtc="2026-04-03T15:55:00Z">
              <w:r w:rsidRP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航港局應付帳號，只能顯示自己航商的資料，已出發的船班資料中的乘客個資看不到，只能看到登船人數</w:t>
              </w:r>
            </w:ins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937D" w14:textId="77777777" w:rsidR="0018302B" w:rsidRDefault="0018302B">
            <w:pPr>
              <w:rPr>
                <w:ins w:id="96" w:author="哲樺 | Frank" w:date="2026-04-03T23:55:00Z" w16du:dateUtc="2026-04-03T15:55:00Z"/>
              </w:rPr>
            </w:pPr>
          </w:p>
        </w:tc>
      </w:tr>
    </w:tbl>
    <w:p w14:paraId="152B505A" w14:textId="77777777" w:rsidR="002A0FE7" w:rsidRDefault="00000000">
      <w:pPr>
        <w:pStyle w:val="3"/>
      </w:pPr>
      <w:r>
        <w:t>3.14.4 角色管理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4CF7A3C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4EB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509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AA3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3FA759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9C3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角色列表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D0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顯示所有角色，可查看角色名稱、綁定權限組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76B9" w14:textId="77777777" w:rsidR="002A0FE7" w:rsidRDefault="002A0FE7"/>
        </w:tc>
      </w:tr>
      <w:tr w:rsidR="002A0FE7" w14:paraId="0F7994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53E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新增角色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75D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設定角色名稱、綁定權限組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D0C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需先建立權限組</w:t>
            </w:r>
          </w:p>
        </w:tc>
      </w:tr>
      <w:tr w:rsidR="002A0FE7" w14:paraId="6C3B54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D6A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登入預設路徑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A19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設定該角色登入後自動跳轉的頁面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B3B1" w14:textId="77777777" w:rsidR="002A0FE7" w:rsidRDefault="002A0FE7"/>
        </w:tc>
      </w:tr>
      <w:tr w:rsidR="002A0FE7" w14:paraId="6885B90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414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角色停用/啟用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2ED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可暫停或恢復角色的使用狀態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EDD3" w14:textId="77777777" w:rsidR="002A0FE7" w:rsidRDefault="002A0FE7"/>
        </w:tc>
      </w:tr>
      <w:tr w:rsidR="002A0FE7" w14:paraId="1D68DB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1C2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351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EE32" w14:textId="77777777" w:rsidR="002A0FE7" w:rsidRDefault="002A0FE7"/>
        </w:tc>
      </w:tr>
    </w:tbl>
    <w:p w14:paraId="5AB37704" w14:textId="77777777" w:rsidR="002A0FE7" w:rsidRDefault="00000000">
      <w:pPr>
        <w:pStyle w:val="3"/>
      </w:pPr>
      <w:r>
        <w:t>3.14.5 權限管理</w:t>
      </w:r>
    </w:p>
    <w:p w14:paraId="31E9A933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系統採 RBAC 設計，以「權限組」為單位控制各頁面的增刪查改（CRUD）權限，再將權限組綁定至角色</w:t>
      </w:r>
    </w:p>
    <w:p w14:paraId="6C0CCDB6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可控管的功能頁面清單由系統商預先定義，不開放使用者自行新增或修改</w:t>
      </w:r>
    </w:p>
    <w:p w14:paraId="423CA432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RBAC 控管的是</w:t>
      </w:r>
      <w:r>
        <w:rPr>
          <w:rFonts w:eastAsia="Arial"/>
          <w:b/>
          <w:bCs/>
        </w:rPr>
        <w:t>頁面與功能的存取權限</w:t>
      </w:r>
      <w:r>
        <w:rPr>
          <w:rFonts w:eastAsia="Arial"/>
        </w:rPr>
        <w:t>，不作為資料可見範圍的邊界</w:t>
      </w:r>
    </w:p>
    <w:p w14:paraId="2B73ED5A" w14:textId="77777777" w:rsidR="002A0FE7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資料的篩選與歸屬邏輯（如依所屬航商分類）由各功能模組各自處理</w:t>
      </w:r>
    </w:p>
    <w:p w14:paraId="196571B6" w14:textId="77777777" w:rsidR="002A0FE7" w:rsidRDefault="002A0FE7">
      <w:pPr>
        <w:spacing w:before="10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9DCE23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08B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功能項目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4346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8728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0B5EF39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672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權限組列表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012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顯示所有已建立的權限組及其適用頁面範圍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1148" w14:textId="77777777" w:rsidR="002A0FE7" w:rsidRDefault="002A0FE7"/>
        </w:tc>
      </w:tr>
      <w:tr w:rsidR="002A0FE7" w14:paraId="0FC484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9CA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新增權限組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17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設定權限組名稱，並逐頁面設定讀取/新增/修改/刪除四項權限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B02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例：船務人員可對船隻管理頁面 CRUD</w:t>
            </w:r>
          </w:p>
        </w:tc>
      </w:tr>
      <w:tr w:rsidR="002A0FE7" w14:paraId="6160CB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4B3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權限控管範圍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AB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涵蓋所有功能頁面，分為六大分類：售票作業、系統管理、票務管理、報表、船務管理、個人設定；頁面清單由系統商設定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D5F4" w14:textId="77777777" w:rsidR="002A0FE7" w:rsidRDefault="002A0FE7"/>
        </w:tc>
      </w:tr>
      <w:tr w:rsidR="002A0FE7" w14:paraId="320EAE2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7C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Log 記錄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F39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記錄每筆資料的編輯者帳號、內容與編輯時間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EE6E" w14:textId="77777777" w:rsidR="002A0FE7" w:rsidRDefault="002A0FE7"/>
        </w:tc>
      </w:tr>
    </w:tbl>
    <w:p w14:paraId="783AFC5B" w14:textId="77777777" w:rsidR="002A0FE7" w:rsidRDefault="002A0FE7">
      <w:pPr>
        <w:spacing w:before="80" w:after="80"/>
      </w:pPr>
    </w:p>
    <w:p w14:paraId="09F01D22" w14:textId="77777777" w:rsidR="002A0FE7" w:rsidRDefault="00000000">
      <w:pPr>
        <w:spacing w:before="160" w:after="60"/>
      </w:pPr>
      <w:r>
        <w:rPr>
          <w:rFonts w:eastAsia="Arial"/>
          <w:b/>
          <w:bCs/>
          <w:color w:val="1F4E8C"/>
          <w:sz w:val="18"/>
          <w:szCs w:val="18"/>
        </w:rPr>
        <w:lastRenderedPageBreak/>
        <w:t>RBAC 控管頁面清單（系統商預設，不開放異動）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0FE7" w14:paraId="152618B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4E62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分類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E5C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功能頁面</w:t>
            </w:r>
          </w:p>
        </w:tc>
      </w:tr>
      <w:tr w:rsidR="002A0FE7" w14:paraId="2B45B3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924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售票作業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820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建立訂單、訂單管理、網單查詢、乘客清單</w:t>
            </w:r>
          </w:p>
        </w:tc>
      </w:tr>
      <w:tr w:rsidR="002A0FE7" w14:paraId="3F781B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E38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系統管理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E14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組織管理、帳號管理、角色管理、權限管理、票種配置</w:t>
            </w:r>
          </w:p>
        </w:tc>
      </w:tr>
      <w:tr w:rsidR="002A0FE7" w14:paraId="47D580D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C6A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票務管理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AE2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票種管理、航點與航段管理、特殊票種白名單</w:t>
            </w:r>
          </w:p>
        </w:tc>
      </w:tr>
      <w:tr w:rsidR="002A0FE7" w14:paraId="1AA2DB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5EA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E14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報表總覽、票口現金報表、經銷商報表</w:t>
            </w:r>
          </w:p>
        </w:tc>
      </w:tr>
      <w:tr w:rsidR="002A0FE7" w14:paraId="62EACE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0F4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船務管理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375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載運分析、船隻管理、船班管理</w:t>
            </w:r>
          </w:p>
        </w:tc>
      </w:tr>
      <w:tr w:rsidR="002A0FE7" w14:paraId="71996D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6EB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個人設定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A81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帳號設定</w:t>
            </w:r>
          </w:p>
        </w:tc>
      </w:tr>
    </w:tbl>
    <w:p w14:paraId="260A4209" w14:textId="77777777" w:rsidR="002A0FE7" w:rsidRDefault="002A0FE7">
      <w:pPr>
        <w:spacing w:before="80" w:after="80"/>
      </w:pPr>
    </w:p>
    <w:p w14:paraId="729413C8" w14:textId="77777777" w:rsidR="002A0FE7" w:rsidRDefault="00000000">
      <w:pPr>
        <w:spacing w:before="160" w:after="60"/>
      </w:pPr>
      <w:r>
        <w:rPr>
          <w:rFonts w:eastAsia="Arial"/>
          <w:b/>
          <w:bCs/>
          <w:color w:val="1F4E8C"/>
          <w:sz w:val="18"/>
          <w:szCs w:val="18"/>
        </w:rPr>
        <w:t>資料可見範圍分類（RBAC 管控頁面，非公司邊界）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000"/>
        <w:gridCol w:w="3838"/>
      </w:tblGrid>
      <w:tr w:rsidR="002A0FE7" w14:paraId="6FADF19F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C88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功能模組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4D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資料性質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189C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公司隔離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0BD6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說明</w:t>
            </w:r>
          </w:p>
        </w:tc>
      </w:tr>
      <w:tr w:rsidR="002A0FE7" w14:paraId="43BC88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5BA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航班管理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9E9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共用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ABA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B9E6" w14:textId="7E7F2D33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三家聯營共管，任何有頁面權限的帳號均可查看全部</w:t>
            </w:r>
            <w:ins w:id="97" w:author="哲樺 | Frank" w:date="2026-04-03T23:56:00Z" w16du:dateUtc="2026-04-03T15:56:00Z">
              <w:r w:rsidR="0018302B">
                <w:rPr>
                  <w:rFonts w:ascii="微軟正黑體" w:eastAsia="微軟正黑體" w:hAnsi="微軟正黑體" w:cs="微軟正黑體" w:hint="eastAsia"/>
                  <w:color w:val="222222"/>
                  <w:sz w:val="18"/>
                  <w:szCs w:val="18"/>
                </w:rPr>
                <w:t>，及選取全部航商的船隻</w:t>
              </w:r>
            </w:ins>
          </w:p>
        </w:tc>
      </w:tr>
      <w:tr w:rsidR="002A0FE7" w14:paraId="3C064C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DF8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航點與航段管理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BCC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共用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A80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2C4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基礎設施，所有人共用</w:t>
            </w:r>
          </w:p>
        </w:tc>
      </w:tr>
      <w:tr w:rsidR="002A0FE7" w14:paraId="75E9EF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B8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訂單管理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3AF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共用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41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7E7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跨航商訂單本來就是常態</w:t>
            </w:r>
          </w:p>
        </w:tc>
      </w:tr>
      <w:tr w:rsidR="002A0FE7" w14:paraId="50FD4D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EBE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乘客清單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D51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共用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AB3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461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碼頭運營需要，不分公司</w:t>
            </w:r>
          </w:p>
        </w:tc>
      </w:tr>
      <w:tr w:rsidR="002A0FE7" w14:paraId="79C922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0374" w14:textId="40D94CBE" w:rsidR="002A0FE7" w:rsidRPr="0018302B" w:rsidRDefault="00000000">
            <w:pPr>
              <w:rPr>
                <w:strike/>
                <w:rPrChange w:id="98" w:author="哲樺 | Frank" w:date="2026-04-03T23:56:00Z" w16du:dateUtc="2026-04-03T15:56:00Z">
                  <w:rPr/>
                </w:rPrChange>
              </w:rPr>
            </w:pPr>
            <w:r w:rsidRPr="0018302B">
              <w:rPr>
                <w:rFonts w:eastAsia="Arial"/>
                <w:strike/>
                <w:color w:val="222222"/>
                <w:sz w:val="18"/>
                <w:szCs w:val="18"/>
                <w:rPrChange w:id="99" w:author="哲樺 | Frank" w:date="2026-04-03T23:56:00Z" w16du:dateUtc="2026-04-03T15:56:00Z">
                  <w:rPr>
                    <w:rFonts w:eastAsia="Arial"/>
                    <w:color w:val="222222"/>
                    <w:sz w:val="18"/>
                    <w:szCs w:val="18"/>
                  </w:rPr>
                </w:rPrChange>
              </w:rPr>
              <w:t>船</w:t>
            </w:r>
            <w:ins w:id="100" w:author="哲樺 | Frank" w:date="2026-04-03T23:56:00Z" w16du:dateUtc="2026-04-03T15:56:00Z">
              <w:r w:rsidR="0018302B" w:rsidRPr="0018302B">
                <w:rPr>
                  <w:rFonts w:ascii="微軟正黑體" w:eastAsia="微軟正黑體" w:hAnsi="微軟正黑體" w:cs="微軟正黑體" w:hint="eastAsia"/>
                  <w:strike/>
                  <w:color w:val="222222"/>
                  <w:sz w:val="18"/>
                  <w:szCs w:val="18"/>
                  <w:rPrChange w:id="101" w:author="哲樺 | Frank" w:date="2026-04-03T23:56:00Z" w16du:dateUtc="2026-04-03T15:56:00Z">
                    <w:rPr>
                      <w:rFonts w:ascii="微軟正黑體" w:eastAsia="微軟正黑體" w:hAnsi="微軟正黑體" w:cs="微軟正黑體" w:hint="eastAsia"/>
                      <w:color w:val="222222"/>
                      <w:sz w:val="18"/>
                      <w:szCs w:val="18"/>
                    </w:rPr>
                  </w:rPrChange>
                </w:rPr>
                <w:t>班</w:t>
              </w:r>
            </w:ins>
            <w:del w:id="102" w:author="哲樺 | Frank" w:date="2026-04-03T23:56:00Z" w16du:dateUtc="2026-04-03T15:56:00Z">
              <w:r w:rsidRPr="0018302B" w:rsidDel="0018302B">
                <w:rPr>
                  <w:rFonts w:eastAsia="Arial"/>
                  <w:strike/>
                  <w:color w:val="222222"/>
                  <w:sz w:val="18"/>
                  <w:szCs w:val="18"/>
                  <w:rPrChange w:id="103" w:author="哲樺 | Frank" w:date="2026-04-03T23:56:00Z" w16du:dateUtc="2026-04-03T15:56:00Z">
                    <w:rPr>
                      <w:rFonts w:eastAsia="Arial"/>
                      <w:color w:val="222222"/>
                      <w:sz w:val="18"/>
                      <w:szCs w:val="18"/>
                    </w:rPr>
                  </w:rPrChange>
                </w:rPr>
                <w:delText>隻</w:delText>
              </w:r>
            </w:del>
            <w:r w:rsidRPr="0018302B">
              <w:rPr>
                <w:rFonts w:eastAsia="Arial"/>
                <w:strike/>
                <w:color w:val="222222"/>
                <w:sz w:val="18"/>
                <w:szCs w:val="18"/>
                <w:rPrChange w:id="104" w:author="哲樺 | Frank" w:date="2026-04-03T23:56:00Z" w16du:dateUtc="2026-04-03T15:56:00Z">
                  <w:rPr>
                    <w:rFonts w:eastAsia="Arial"/>
                    <w:color w:val="222222"/>
                    <w:sz w:val="18"/>
                    <w:szCs w:val="18"/>
                  </w:rPr>
                </w:rPrChange>
              </w:rPr>
              <w:t>管理（查看/指派）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4711" w14:textId="50A02021" w:rsidR="002A0FE7" w:rsidRPr="0018302B" w:rsidRDefault="00000000">
            <w:pPr>
              <w:rPr>
                <w:rFonts w:hint="eastAsia"/>
                <w:strike/>
                <w:rPrChange w:id="105" w:author="哲樺 | Frank" w:date="2026-04-03T23:56:00Z" w16du:dateUtc="2026-04-03T15:56:00Z">
                  <w:rPr>
                    <w:rFonts w:hint="eastAsia"/>
                  </w:rPr>
                </w:rPrChange>
              </w:rPr>
            </w:pPr>
            <w:r w:rsidRPr="0018302B">
              <w:rPr>
                <w:rFonts w:eastAsia="Arial"/>
                <w:strike/>
                <w:color w:val="222222"/>
                <w:sz w:val="18"/>
                <w:szCs w:val="18"/>
                <w:rPrChange w:id="106" w:author="哲樺 | Frank" w:date="2026-04-03T23:56:00Z" w16du:dateUtc="2026-04-03T15:56:00Z">
                  <w:rPr>
                    <w:rFonts w:eastAsia="Arial"/>
                    <w:color w:val="222222"/>
                    <w:sz w:val="18"/>
                    <w:szCs w:val="18"/>
                  </w:rPr>
                </w:rPrChange>
              </w:rPr>
              <w:t>共用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2D6C" w14:textId="77777777" w:rsidR="002A0FE7" w:rsidRPr="0018302B" w:rsidRDefault="00000000">
            <w:pPr>
              <w:rPr>
                <w:strike/>
                <w:rPrChange w:id="107" w:author="哲樺 | Frank" w:date="2026-04-03T23:56:00Z" w16du:dateUtc="2026-04-03T15:56:00Z">
                  <w:rPr/>
                </w:rPrChange>
              </w:rPr>
            </w:pPr>
            <w:r w:rsidRPr="0018302B">
              <w:rPr>
                <w:rFonts w:eastAsia="Arial"/>
                <w:strike/>
                <w:color w:val="222222"/>
                <w:sz w:val="18"/>
                <w:szCs w:val="18"/>
                <w:rPrChange w:id="108" w:author="哲樺 | Frank" w:date="2026-04-03T23:56:00Z" w16du:dateUtc="2026-04-03T15:56:00Z">
                  <w:rPr>
                    <w:rFonts w:eastAsia="Arial"/>
                    <w:color w:val="222222"/>
                    <w:sz w:val="18"/>
                    <w:szCs w:val="18"/>
                  </w:rPr>
                </w:rPrChange>
              </w:rPr>
              <w:t>不需要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3E55" w14:textId="77777777" w:rsidR="002A0FE7" w:rsidRPr="0018302B" w:rsidRDefault="00000000">
            <w:pPr>
              <w:rPr>
                <w:strike/>
                <w:rPrChange w:id="109" w:author="哲樺 | Frank" w:date="2026-04-03T23:56:00Z" w16du:dateUtc="2026-04-03T15:56:00Z">
                  <w:rPr/>
                </w:rPrChange>
              </w:rPr>
            </w:pPr>
            <w:r w:rsidRPr="0018302B">
              <w:rPr>
                <w:rFonts w:eastAsia="Arial"/>
                <w:strike/>
                <w:color w:val="222222"/>
                <w:sz w:val="18"/>
                <w:szCs w:val="18"/>
                <w:rPrChange w:id="110" w:author="哲樺 | Frank" w:date="2026-04-03T23:56:00Z" w16du:dateUtc="2026-04-03T15:56:00Z">
                  <w:rPr>
                    <w:rFonts w:eastAsia="Arial"/>
                    <w:color w:val="222222"/>
                    <w:sz w:val="18"/>
                    <w:szCs w:val="18"/>
                  </w:rPr>
                </w:rPrChange>
              </w:rPr>
              <w:t>三家均可從全部船隻中選取</w:t>
            </w:r>
          </w:p>
        </w:tc>
      </w:tr>
      <w:tr w:rsidR="002A0FE7" w14:paraId="6E7098E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5DF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船隻管理（建立/管理）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59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公司獨立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968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各自管理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A25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各航商建立自家船隻，建立時自動綁定所屬航商</w:t>
            </w:r>
          </w:p>
        </w:tc>
      </w:tr>
      <w:tr w:rsidR="002A0FE7" w14:paraId="2B004A9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F54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票種管理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FF3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公司獨立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80A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405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各家自己管自己的定價，不能改別家的票種</w:t>
            </w:r>
          </w:p>
        </w:tc>
      </w:tr>
      <w:tr w:rsidR="002A0FE7" w14:paraId="18E5224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D45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帳號管理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7BC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公司獨立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520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6EE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各公司只管自家人員帳號（超管除外）</w:t>
            </w:r>
          </w:p>
        </w:tc>
      </w:tr>
      <w:tr w:rsidR="002A0FE7" w14:paraId="77F7DAD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DF6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日報表/票口報表/經銷商報表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6C4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公司獨立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743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需要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CB8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各家只看自己的財務數據</w:t>
            </w:r>
          </w:p>
        </w:tc>
      </w:tr>
      <w:tr w:rsidR="002A0FE7" w14:paraId="7854E9A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84B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聯合報表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B6B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跨公司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D6D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不需要（RBAC 頁面權限控管）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63A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具備報表總覽頁面讀取權限的帳號即可存取</w:t>
            </w:r>
          </w:p>
        </w:tc>
      </w:tr>
    </w:tbl>
    <w:p w14:paraId="6C95C260" w14:textId="77777777" w:rsidR="002A0FE7" w:rsidRDefault="00000000">
      <w:pPr>
        <w:pStyle w:val="1"/>
        <w:pageBreakBefore/>
      </w:pPr>
      <w:r>
        <w:lastRenderedPageBreak/>
        <w:t>四、第三方串接規格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638"/>
        <w:gridCol w:w="2100"/>
      </w:tblGrid>
      <w:tr w:rsidR="002A0FE7" w14:paraId="39DE99E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DAF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串接對象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9DA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功能</w:t>
            </w:r>
          </w:p>
        </w:tc>
        <w:tc>
          <w:tcPr>
            <w:tcW w:w="2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308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串接方向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D135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備註</w:t>
            </w:r>
          </w:p>
        </w:tc>
      </w:tr>
      <w:tr w:rsidR="002A0FE7" w14:paraId="3F158F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D68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合作金庫金流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1D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線上付款、退款同步</w:t>
            </w:r>
          </w:p>
        </w:tc>
        <w:tc>
          <w:tcPr>
            <w:tcW w:w="2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525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系統→金流→系統（callback）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38A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需申請商店號</w:t>
            </w:r>
          </w:p>
        </w:tc>
      </w:tr>
      <w:tr w:rsidR="002A0FE7" w14:paraId="3D3B375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6E3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Line LIFF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C79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會員登入、身份綁定</w:t>
            </w:r>
          </w:p>
        </w:tc>
        <w:tc>
          <w:tcPr>
            <w:tcW w:w="2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E25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系統←→Line 平台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D7B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需建立 LIFF App</w:t>
            </w:r>
          </w:p>
        </w:tc>
      </w:tr>
      <w:tr w:rsidR="002A0FE7" w14:paraId="40D6EA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A0E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航港局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DD7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乘客名單上傳</w:t>
            </w:r>
          </w:p>
        </w:tc>
        <w:tc>
          <w:tcPr>
            <w:tcW w:w="2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C0A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系統→航港局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A20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上傳格式需依規定</w:t>
            </w:r>
          </w:p>
        </w:tc>
      </w:tr>
    </w:tbl>
    <w:p w14:paraId="0FE7D2C3" w14:textId="77777777" w:rsidR="002A0FE7" w:rsidRDefault="002A0FE7">
      <w:pPr>
        <w:spacing w:before="80" w:after="80"/>
      </w:pPr>
    </w:p>
    <w:p w14:paraId="4B8D3232" w14:textId="77777777" w:rsidR="002A0FE7" w:rsidRDefault="00000000">
      <w:pPr>
        <w:pBdr>
          <w:left w:val="thick" w:sz="8" w:space="6" w:color="E65100"/>
        </w:pBdr>
        <w:shd w:val="clear" w:color="auto" w:fill="FFF3E0"/>
        <w:spacing w:before="120" w:after="120"/>
        <w:ind w:left="200"/>
      </w:pPr>
      <w:r>
        <w:rPr>
          <w:rFonts w:eastAsia="Arial"/>
          <w:i/>
          <w:iCs/>
          <w:sz w:val="18"/>
          <w:szCs w:val="18"/>
        </w:rPr>
        <w:t>⚠️ 各串接規格（API endpoint、欄位格式、測試環境）需於開發前期個別確認。</w:t>
      </w:r>
    </w:p>
    <w:p w14:paraId="02CB7A37" w14:textId="77777777" w:rsidR="002A0FE7" w:rsidRDefault="00000000">
      <w:pPr>
        <w:pStyle w:val="1"/>
        <w:pageBreakBefore/>
      </w:pPr>
      <w:r>
        <w:lastRenderedPageBreak/>
        <w:t>五、非功能性需求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7482D28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3F7C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類別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580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需求說明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0F89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驗收標準</w:t>
            </w:r>
          </w:p>
        </w:tc>
      </w:tr>
      <w:tr w:rsidR="002A0FE7" w14:paraId="2A9717B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B9F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效能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126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系統回應時間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7CF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一般頁面載入 &lt; 3 秒；訂單送出 &lt; 5 秒</w:t>
            </w:r>
          </w:p>
        </w:tc>
      </w:tr>
      <w:tr w:rsidR="002A0FE7" w14:paraId="7A3A002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080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效能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9E2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同時上線人數承載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50A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待雙方確認峰值人數</w:t>
            </w:r>
          </w:p>
        </w:tc>
      </w:tr>
      <w:tr w:rsidR="002A0FE7" w14:paraId="5091F1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D1F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安全性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0B2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登入防護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E53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連續失敗 5 次後鎖定帳戶</w:t>
            </w:r>
          </w:p>
        </w:tc>
      </w:tr>
      <w:tr w:rsidR="002A0FE7" w14:paraId="462CC5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4F5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安全性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7DD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資料傳輸加密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696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全站 HTTPS（SSL 憑證）</w:t>
            </w:r>
          </w:p>
        </w:tc>
      </w:tr>
      <w:tr w:rsidR="002A0FE7" w14:paraId="28AE56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F47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安全性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62E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操作 Log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2FE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所有資料異動皆記錄操作者與時間</w:t>
            </w:r>
          </w:p>
        </w:tc>
      </w:tr>
      <w:tr w:rsidR="002A0FE7" w14:paraId="202B2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05B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可用性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E14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 SLA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39E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待議定（建議 99.5%/月）</w:t>
            </w:r>
          </w:p>
        </w:tc>
      </w:tr>
      <w:tr w:rsidR="002A0FE7" w14:paraId="008ECF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12A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相容性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9A1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後台瀏覽器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1C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Chrome、Edge 最新版</w:t>
            </w:r>
          </w:p>
        </w:tc>
      </w:tr>
      <w:tr w:rsidR="002A0FE7" w14:paraId="6141AD8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B0C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相容性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320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前台裝置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58A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手機版（Line LIFF 為主）</w:t>
            </w:r>
          </w:p>
        </w:tc>
      </w:tr>
      <w:tr w:rsidR="002A0FE7" w14:paraId="3D8A75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9B0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備份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BDE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資料備份頻率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16A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⚠️ 待議定（建議每日自動備份）</w:t>
            </w:r>
          </w:p>
        </w:tc>
      </w:tr>
    </w:tbl>
    <w:p w14:paraId="03CEA7F5" w14:textId="77777777" w:rsidR="002A0FE7" w:rsidRDefault="00000000">
      <w:pPr>
        <w:pStyle w:val="1"/>
        <w:pageBreakBefore/>
        <w:rPr>
          <w:rFonts w:hint="eastAsia"/>
        </w:rPr>
      </w:pPr>
      <w:r>
        <w:lastRenderedPageBreak/>
        <w:t>六、開發時程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638"/>
        <w:gridCol w:w="2300"/>
      </w:tblGrid>
      <w:tr w:rsidR="002A0FE7" w14:paraId="1B3E6A93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2404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階段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884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期間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783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主要交付項目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866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里程碑</w:t>
            </w:r>
          </w:p>
        </w:tc>
      </w:tr>
      <w:tr w:rsidR="002A0FE7" w14:paraId="26EE8E1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99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Stage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FF6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2026/03 ~ 2026/10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C7F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後台帳號/角色/權限、票務、船務、售票作業、乘客清單；線上訂票（不含金流）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767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2026/10 第一階段上線</w:t>
            </w:r>
          </w:p>
        </w:tc>
      </w:tr>
      <w:tr w:rsidR="002A0FE7" w14:paraId="01A16F5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FB6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Stage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647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2026/10 ~ 2027/02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FC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報表總覽、票口現金報表、經銷商報表；金流串接、線上付款流程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7F9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2027/02 全系統交付</w:t>
            </w:r>
          </w:p>
        </w:tc>
      </w:tr>
    </w:tbl>
    <w:p w14:paraId="2939F12B" w14:textId="5B48ABFF" w:rsidR="002A0FE7" w:rsidRDefault="0018302B" w:rsidP="0018302B">
      <w:pPr>
        <w:pStyle w:val="a4"/>
        <w:numPr>
          <w:ilvl w:val="0"/>
          <w:numId w:val="3"/>
        </w:numPr>
        <w:spacing w:before="80" w:after="80"/>
        <w:rPr>
          <w:rFonts w:hint="eastAsia"/>
        </w:rPr>
        <w:pPrChange w:id="111" w:author="哲樺 | Frank" w:date="2026-04-03T23:57:00Z" w16du:dateUtc="2026-04-03T15:57:00Z">
          <w:pPr>
            <w:spacing w:before="80" w:after="80"/>
          </w:pPr>
        </w:pPrChange>
      </w:pPr>
      <w:ins w:id="112" w:author="哲樺 | Frank" w:date="2026-04-03T23:57:00Z" w16du:dateUtc="2026-04-03T15:57:00Z">
        <w:r>
          <w:rPr>
            <w:rFonts w:hint="eastAsia"/>
          </w:rPr>
          <w:t>各功能模組開發時程後續補足</w:t>
        </w:r>
      </w:ins>
    </w:p>
    <w:p w14:paraId="2EE5C2CF" w14:textId="77777777" w:rsidR="002A0FE7" w:rsidRDefault="00000000">
      <w:pPr>
        <w:pBdr>
          <w:left w:val="thick" w:sz="8" w:space="6" w:color="E65100"/>
        </w:pBdr>
        <w:shd w:val="clear" w:color="auto" w:fill="FFF3E0"/>
        <w:spacing w:before="120" w:after="120"/>
        <w:ind w:left="200"/>
      </w:pPr>
      <w:r>
        <w:rPr>
          <w:rFonts w:ascii="Apple Color Emoji" w:eastAsia="Arial" w:hAnsi="Apple Color Emoji" w:cs="Apple Color Emoji"/>
          <w:i/>
          <w:iCs/>
          <w:sz w:val="18"/>
          <w:szCs w:val="18"/>
        </w:rPr>
        <w:t>⚠️</w:t>
      </w:r>
      <w:r>
        <w:rPr>
          <w:rFonts w:eastAsia="Arial"/>
          <w:i/>
          <w:iCs/>
          <w:sz w:val="18"/>
          <w:szCs w:val="18"/>
        </w:rPr>
        <w:t xml:space="preserve"> 開發動工日為簽約後第 20 個工作天起，且需資料齊全方可開始。</w:t>
      </w:r>
    </w:p>
    <w:p w14:paraId="3F6F496B" w14:textId="77777777" w:rsidR="002A0FE7" w:rsidRDefault="00000000">
      <w:pPr>
        <w:pStyle w:val="1"/>
        <w:pageBreakBefore/>
      </w:pPr>
      <w:r>
        <w:lastRenderedPageBreak/>
        <w:t>七、驗收標準</w:t>
      </w:r>
    </w:p>
    <w:p w14:paraId="2B605145" w14:textId="77777777" w:rsidR="002A0FE7" w:rsidRDefault="00000000">
      <w:pPr>
        <w:pStyle w:val="3"/>
      </w:pPr>
      <w:r>
        <w:t>Stage 1 驗收項目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0FE7" w14:paraId="1E72D26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999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驗收項目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E673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驗收標準</w:t>
            </w:r>
          </w:p>
        </w:tc>
      </w:tr>
      <w:tr w:rsidR="002A0FE7" w14:paraId="39C1C61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657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帳號/角色/權限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A59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各角色登入後僅可操作授權範圍內之功能與資料</w:t>
            </w:r>
          </w:p>
        </w:tc>
      </w:tr>
      <w:tr w:rsidR="002A0FE7" w14:paraId="7E0605F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BB2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票種管理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634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可新增票種、設定票面價/優惠價、設定票價生效日</w:t>
            </w:r>
          </w:p>
        </w:tc>
      </w:tr>
      <w:tr w:rsidR="002A0FE7" w14:paraId="09AA37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9B8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航班管理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C9A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可新增航班、日曆顯示正確、庫存即時更新</w:t>
            </w:r>
          </w:p>
        </w:tc>
      </w:tr>
      <w:tr w:rsidR="002A0FE7" w14:paraId="514A3F4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8AD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訂單成立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325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訂單可正常建立、出票、列印簽單</w:t>
            </w:r>
          </w:p>
        </w:tc>
      </w:tr>
      <w:tr w:rsidR="002A0FE7" w14:paraId="712ED4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504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QR Code 核銷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9AF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掃碼後訂單狀態正確更新</w:t>
            </w:r>
          </w:p>
        </w:tc>
      </w:tr>
      <w:tr w:rsidR="002A0FE7" w14:paraId="246231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973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線上訂票（不含金流）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CF0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旅客可完成選位訂票流程</w:t>
            </w:r>
          </w:p>
        </w:tc>
      </w:tr>
      <w:tr w:rsidR="002A0FE7" w14:paraId="294AE7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860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一階段款項觸發條件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48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訂單可成立且櫃台可印出實體票券</w:t>
            </w:r>
          </w:p>
        </w:tc>
      </w:tr>
    </w:tbl>
    <w:p w14:paraId="39AA0C37" w14:textId="77777777" w:rsidR="002A0FE7" w:rsidRDefault="002A0FE7">
      <w:pPr>
        <w:spacing w:before="80" w:after="80"/>
      </w:pPr>
    </w:p>
    <w:p w14:paraId="4BA374CB" w14:textId="77777777" w:rsidR="002A0FE7" w:rsidRDefault="00000000">
      <w:pPr>
        <w:pStyle w:val="3"/>
      </w:pPr>
      <w:r>
        <w:t>Stage 2 驗收項目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0FE7" w14:paraId="7BD0A15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6F4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驗收項目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E757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驗收標準</w:t>
            </w:r>
          </w:p>
        </w:tc>
      </w:tr>
      <w:tr w:rsidR="002A0FE7" w14:paraId="247B52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4AF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E32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各層級報表可依需求正確匯出</w:t>
            </w:r>
          </w:p>
        </w:tc>
      </w:tr>
      <w:tr w:rsidR="002A0FE7" w14:paraId="01A363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D62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金流串接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54E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線上付款、後台退款同步退刷正常運作</w:t>
            </w:r>
          </w:p>
        </w:tc>
      </w:tr>
      <w:tr w:rsidR="002A0FE7" w14:paraId="19EABA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A06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航港局上傳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71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乘客名單格式正確且可成功上傳</w:t>
            </w:r>
          </w:p>
        </w:tc>
      </w:tr>
      <w:tr w:rsidR="002A0FE7" w14:paraId="0FB682A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5A3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二階段款項觸發條件</w:t>
            </w:r>
          </w:p>
        </w:tc>
        <w:tc>
          <w:tcPr>
            <w:tcW w:w="7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F99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報表可依需求匯出</w:t>
            </w:r>
          </w:p>
        </w:tc>
      </w:tr>
    </w:tbl>
    <w:p w14:paraId="67BFED81" w14:textId="77777777" w:rsidR="002A0FE7" w:rsidRDefault="002A0FE7">
      <w:pPr>
        <w:spacing w:before="80" w:after="80"/>
      </w:pPr>
    </w:p>
    <w:p w14:paraId="490752B7" w14:textId="77777777" w:rsidR="002A0FE7" w:rsidRDefault="00000000">
      <w:pPr>
        <w:pStyle w:val="3"/>
      </w:pPr>
      <w:r>
        <w:t>缺陷分級定義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38"/>
        <w:gridCol w:w="1800"/>
      </w:tblGrid>
      <w:tr w:rsidR="002A0FE7" w14:paraId="2BFAEFE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230D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等級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8B21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定義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4FEC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處理期限</w:t>
            </w:r>
          </w:p>
        </w:tc>
      </w:tr>
      <w:tr w:rsidR="002A0FE7" w14:paraId="370AB0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F1E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P1 Critical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9F8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系統無法啟動、核心功能完全無法使用、資料遺失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E6D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24 小時內修復</w:t>
            </w:r>
          </w:p>
        </w:tc>
      </w:tr>
      <w:tr w:rsidR="002A0FE7" w14:paraId="68A30E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A17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P2 Major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AB9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主要功能異常但有替代方案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BE0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3 個工作天內</w:t>
            </w:r>
          </w:p>
        </w:tc>
      </w:tr>
      <w:tr w:rsidR="002A0FE7" w14:paraId="4BC984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BC1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P3 Minor</w:t>
            </w:r>
          </w:p>
        </w:tc>
        <w:tc>
          <w:tcPr>
            <w:tcW w:w="5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237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次要功能異常或介面顯示問題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15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下次版本更新修正</w:t>
            </w:r>
          </w:p>
        </w:tc>
      </w:tr>
    </w:tbl>
    <w:p w14:paraId="0CEC28AC" w14:textId="77777777" w:rsidR="002A0FE7" w:rsidRDefault="00000000">
      <w:pPr>
        <w:pStyle w:val="1"/>
        <w:pageBreakBefore/>
      </w:pPr>
      <w:r>
        <w:lastRenderedPageBreak/>
        <w:t>九、待確認事項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38"/>
        <w:gridCol w:w="1100"/>
        <w:gridCol w:w="2300"/>
      </w:tblGrid>
      <w:tr w:rsidR="002A0FE7" w14:paraId="07BB39DC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F49F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#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6310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待確認項目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147B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優先度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B151" w14:textId="77777777" w:rsidR="002A0FE7" w:rsidRDefault="00000000">
            <w:r>
              <w:rPr>
                <w:rFonts w:eastAsia="Arial"/>
                <w:b/>
                <w:bCs/>
                <w:color w:val="1F4E8C"/>
                <w:sz w:val="18"/>
                <w:szCs w:val="18"/>
              </w:rPr>
              <w:t>負責確認方</w:t>
            </w:r>
          </w:p>
        </w:tc>
      </w:tr>
      <w:tr w:rsidR="002A0FE7" w14:paraId="5F06697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60B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7A3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三角票庫存計算邏輯（蘭嶼↔台東來回票）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328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E6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7B66286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271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52D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不佔位票種清單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437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0BC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766F9BF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0AB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397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2026/03/06 需求清單（Google Sheets）逐項確認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514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127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3F08441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686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4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415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技術選型（前後端框架、資料庫）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4F9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61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星宸數位</w:t>
            </w:r>
          </w:p>
        </w:tc>
      </w:tr>
      <w:tr w:rsidR="002A0FE7" w14:paraId="3447992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0E7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5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310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航港局乘客名單上傳格式規範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3ADB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E7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59B93EC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BB3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6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1AB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系統同時上線人數峰值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EF7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944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6F1F78F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85E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7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C370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系統可用率 SLA 標準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755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08F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65D9FAC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7E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8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BA4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報表匯出格式（Excel / CSV / XLSX）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F83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8DC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46E7957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D5A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9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18F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加班船庫存計算方式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CFD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2F1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12A9068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F53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10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ADF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忘記密碼流程（是否支援 Email 自助重設）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FA62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低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3BA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31D064A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63F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11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76D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後壁湖蘭嶼航線預設座位數（富岡蘭嶼已知為 250）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B87F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C85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帆利航運</w:t>
            </w:r>
          </w:p>
        </w:tc>
      </w:tr>
      <w:tr w:rsidR="002A0FE7" w14:paraId="7C6B6F5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8F2C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12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546A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票種類型是否系統定義或開放使用者自行新增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40A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E77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00499F6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4626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13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03D5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對外可售座位數計算公式（總座位－保留位－其他通路？）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EF0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A18E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6EF27CB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EB97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14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CA09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票後修改：颱風改期、換全半票的差額退補款邏輯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9CC1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高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57A8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  <w:tr w:rsidR="002A0FE7" w14:paraId="214BF2D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F9D4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15</w:t>
            </w:r>
          </w:p>
        </w:tc>
        <w:tc>
          <w:tcPr>
            <w:tcW w:w="5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1E3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截運分析、儀表板章節的 Stage 歸屬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3863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中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E7BD" w14:textId="77777777" w:rsidR="002A0FE7" w:rsidRDefault="00000000">
            <w:r>
              <w:rPr>
                <w:rFonts w:eastAsia="Arial"/>
                <w:color w:val="222222"/>
                <w:sz w:val="18"/>
                <w:szCs w:val="18"/>
              </w:rPr>
              <w:t>雙方</w:t>
            </w:r>
          </w:p>
        </w:tc>
      </w:tr>
    </w:tbl>
    <w:p w14:paraId="79B0BA69" w14:textId="77777777" w:rsidR="00F026D9" w:rsidRDefault="00F026D9"/>
    <w:sectPr w:rsidR="00F026D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E0FB4" w14:textId="77777777" w:rsidR="009439CD" w:rsidRDefault="009439CD">
      <w:r>
        <w:separator/>
      </w:r>
    </w:p>
  </w:endnote>
  <w:endnote w:type="continuationSeparator" w:id="0">
    <w:p w14:paraId="6D7362B0" w14:textId="77777777" w:rsidR="009439CD" w:rsidRDefault="00943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2C74" w14:textId="77777777" w:rsidR="002A0FE7" w:rsidRDefault="00000000">
    <w:pPr>
      <w:pBdr>
        <w:top w:val="single" w:sz="2" w:space="4" w:color="D6E4F0"/>
      </w:pBdr>
      <w:spacing w:before="100"/>
      <w:jc w:val="right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0A3F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4616" w14:textId="77777777" w:rsidR="009439CD" w:rsidRDefault="009439CD">
      <w:r>
        <w:separator/>
      </w:r>
    </w:p>
  </w:footnote>
  <w:footnote w:type="continuationSeparator" w:id="0">
    <w:p w14:paraId="56CBB425" w14:textId="77777777" w:rsidR="009439CD" w:rsidRDefault="00943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8B48" w14:textId="77777777" w:rsidR="002A0FE7" w:rsidRDefault="00000000">
    <w:pPr>
      <w:pBdr>
        <w:bottom w:val="single" w:sz="2" w:space="4" w:color="D6E4F0"/>
      </w:pBdr>
      <w:tabs>
        <w:tab w:val="right" w:pos="9026"/>
      </w:tabs>
      <w:spacing w:after="100"/>
    </w:pPr>
    <w:r>
      <w:rPr>
        <w:rFonts w:eastAsia="Arial"/>
        <w:color w:val="888888"/>
        <w:sz w:val="18"/>
        <w:szCs w:val="18"/>
      </w:rPr>
      <w:t>帆利航務管理系統 — 系統規格書</w:t>
    </w:r>
    <w:r>
      <w:rPr>
        <w:rFonts w:eastAsia="Arial"/>
      </w:rPr>
      <w:tab/>
    </w:r>
    <w:r>
      <w:rPr>
        <w:rFonts w:eastAsia="Arial"/>
        <w:color w:val="2E75B6"/>
        <w:sz w:val="18"/>
        <w:szCs w:val="18"/>
      </w:rPr>
      <w:t>v1.1 需求彙整版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4224"/>
    <w:multiLevelType w:val="hybridMultilevel"/>
    <w:tmpl w:val="583202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3256721"/>
    <w:multiLevelType w:val="hybridMultilevel"/>
    <w:tmpl w:val="4BF0864E"/>
    <w:lvl w:ilvl="0" w:tplc="D972A676">
      <w:start w:val="1"/>
      <w:numFmt w:val="bullet"/>
      <w:lvlText w:val="●"/>
      <w:lvlJc w:val="left"/>
      <w:pPr>
        <w:ind w:left="720" w:hanging="360"/>
      </w:pPr>
    </w:lvl>
    <w:lvl w:ilvl="1" w:tplc="6D1EA38E">
      <w:start w:val="1"/>
      <w:numFmt w:val="bullet"/>
      <w:lvlText w:val="○"/>
      <w:lvlJc w:val="left"/>
      <w:pPr>
        <w:ind w:left="1440" w:hanging="360"/>
      </w:pPr>
    </w:lvl>
    <w:lvl w:ilvl="2" w:tplc="2FD2EEE4">
      <w:start w:val="1"/>
      <w:numFmt w:val="bullet"/>
      <w:lvlText w:val="■"/>
      <w:lvlJc w:val="left"/>
      <w:pPr>
        <w:ind w:left="2160" w:hanging="360"/>
      </w:pPr>
    </w:lvl>
    <w:lvl w:ilvl="3" w:tplc="4468BF6E">
      <w:start w:val="1"/>
      <w:numFmt w:val="bullet"/>
      <w:lvlText w:val="●"/>
      <w:lvlJc w:val="left"/>
      <w:pPr>
        <w:ind w:left="2880" w:hanging="360"/>
      </w:pPr>
    </w:lvl>
    <w:lvl w:ilvl="4" w:tplc="534CE486">
      <w:start w:val="1"/>
      <w:numFmt w:val="bullet"/>
      <w:lvlText w:val="○"/>
      <w:lvlJc w:val="left"/>
      <w:pPr>
        <w:ind w:left="3600" w:hanging="360"/>
      </w:pPr>
    </w:lvl>
    <w:lvl w:ilvl="5" w:tplc="9DA08988">
      <w:start w:val="1"/>
      <w:numFmt w:val="bullet"/>
      <w:lvlText w:val="■"/>
      <w:lvlJc w:val="left"/>
      <w:pPr>
        <w:ind w:left="4320" w:hanging="360"/>
      </w:pPr>
    </w:lvl>
    <w:lvl w:ilvl="6" w:tplc="C98A6822">
      <w:start w:val="1"/>
      <w:numFmt w:val="bullet"/>
      <w:lvlText w:val="●"/>
      <w:lvlJc w:val="left"/>
      <w:pPr>
        <w:ind w:left="5040" w:hanging="360"/>
      </w:pPr>
    </w:lvl>
    <w:lvl w:ilvl="7" w:tplc="81480CA6">
      <w:start w:val="1"/>
      <w:numFmt w:val="bullet"/>
      <w:lvlText w:val="●"/>
      <w:lvlJc w:val="left"/>
      <w:pPr>
        <w:ind w:left="5760" w:hanging="360"/>
      </w:pPr>
    </w:lvl>
    <w:lvl w:ilvl="8" w:tplc="A52C12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990AF1"/>
    <w:multiLevelType w:val="hybridMultilevel"/>
    <w:tmpl w:val="BDBAF886"/>
    <w:lvl w:ilvl="0" w:tplc="DF7AE618">
      <w:start w:val="1"/>
      <w:numFmt w:val="bullet"/>
      <w:lvlText w:val="•"/>
      <w:lvlJc w:val="left"/>
      <w:pPr>
        <w:spacing w:before="40" w:after="40"/>
        <w:ind w:left="600" w:hanging="300"/>
      </w:pPr>
      <w:rPr>
        <w:rFonts w:ascii="Arial" w:eastAsia="Arial" w:hAnsi="Arial" w:cs="Arial"/>
        <w:sz w:val="20"/>
        <w:szCs w:val="20"/>
      </w:rPr>
    </w:lvl>
    <w:lvl w:ilvl="1" w:tplc="EBA6E684">
      <w:start w:val="1"/>
      <w:numFmt w:val="bullet"/>
      <w:lvlText w:val="◦"/>
      <w:lvlJc w:val="left"/>
      <w:pPr>
        <w:spacing w:before="20" w:after="20"/>
        <w:ind w:left="1000" w:hanging="300"/>
      </w:pPr>
      <w:rPr>
        <w:rFonts w:ascii="Arial" w:eastAsia="Arial" w:hAnsi="Arial" w:cs="Arial"/>
        <w:sz w:val="18"/>
        <w:szCs w:val="18"/>
      </w:rPr>
    </w:lvl>
    <w:lvl w:ilvl="2" w:tplc="E5FA6E26">
      <w:numFmt w:val="decimal"/>
      <w:lvlText w:val=""/>
      <w:lvlJc w:val="left"/>
    </w:lvl>
    <w:lvl w:ilvl="3" w:tplc="23EA32F2">
      <w:numFmt w:val="decimal"/>
      <w:lvlText w:val=""/>
      <w:lvlJc w:val="left"/>
    </w:lvl>
    <w:lvl w:ilvl="4" w:tplc="CCB00B88">
      <w:numFmt w:val="decimal"/>
      <w:lvlText w:val=""/>
      <w:lvlJc w:val="left"/>
    </w:lvl>
    <w:lvl w:ilvl="5" w:tplc="C2142102">
      <w:numFmt w:val="decimal"/>
      <w:lvlText w:val=""/>
      <w:lvlJc w:val="left"/>
    </w:lvl>
    <w:lvl w:ilvl="6" w:tplc="A0DA6E00">
      <w:numFmt w:val="decimal"/>
      <w:lvlText w:val=""/>
      <w:lvlJc w:val="left"/>
    </w:lvl>
    <w:lvl w:ilvl="7" w:tplc="965E31B2">
      <w:numFmt w:val="decimal"/>
      <w:lvlText w:val=""/>
      <w:lvlJc w:val="left"/>
    </w:lvl>
    <w:lvl w:ilvl="8" w:tplc="002016E8">
      <w:numFmt w:val="decimal"/>
      <w:lvlText w:val=""/>
      <w:lvlJc w:val="left"/>
    </w:lvl>
  </w:abstractNum>
  <w:num w:numId="1" w16cid:durableId="519124445">
    <w:abstractNumId w:val="1"/>
    <w:lvlOverride w:ilvl="0">
      <w:startOverride w:val="1"/>
    </w:lvlOverride>
  </w:num>
  <w:num w:numId="2" w16cid:durableId="1618638146">
    <w:abstractNumId w:val="2"/>
    <w:lvlOverride w:ilvl="0">
      <w:startOverride w:val="1"/>
    </w:lvlOverride>
  </w:num>
  <w:num w:numId="3" w16cid:durableId="3225081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哲樺 | Frank">
    <w15:presenceInfo w15:providerId="Windows Live" w15:userId="074fcb169a51f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bordersDoNotSurroundHeader/>
  <w:bordersDoNotSurroundFooter/>
  <w:proofState w:spelling="clean" w:grammar="clean"/>
  <w:trackRevisions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E7"/>
    <w:rsid w:val="0018302B"/>
    <w:rsid w:val="002A0FE7"/>
    <w:rsid w:val="007A3B6E"/>
    <w:rsid w:val="00840A3F"/>
    <w:rsid w:val="00892386"/>
    <w:rsid w:val="008D3CB2"/>
    <w:rsid w:val="008F6444"/>
    <w:rsid w:val="009439CD"/>
    <w:rsid w:val="009D7DE5"/>
    <w:rsid w:val="00F0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61A77"/>
  <w15:docId w15:val="{77C53DDD-E481-1D46-9B75-88DB08C9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8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rFonts w:eastAsia="Arial"/>
      <w:b/>
      <w:bCs/>
      <w:color w:val="1F4E8C"/>
      <w:sz w:val="22"/>
      <w:szCs w:val="22"/>
    </w:rPr>
  </w:style>
  <w:style w:type="paragraph" w:styleId="4">
    <w:name w:val="heading 4"/>
    <w:uiPriority w:val="9"/>
    <w:semiHidden/>
    <w:unhideWhenUsed/>
    <w:qFormat/>
    <w:pPr>
      <w:spacing w:before="180" w:after="100"/>
      <w:outlineLvl w:val="3"/>
    </w:pPr>
    <w:rPr>
      <w:rFonts w:eastAsia="Arial"/>
      <w:b/>
      <w:bCs/>
      <w:color w:val="44444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Revision"/>
    <w:hidden/>
    <w:uiPriority w:val="99"/>
    <w:semiHidden/>
    <w:rsid w:val="008D3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哲樺 | Frank</cp:lastModifiedBy>
  <cp:revision>2</cp:revision>
  <dcterms:created xsi:type="dcterms:W3CDTF">2026-04-03T15:57:00Z</dcterms:created>
  <dcterms:modified xsi:type="dcterms:W3CDTF">2026-04-03T15:57:00Z</dcterms:modified>
</cp:coreProperties>
</file>